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Gantari-bold.ttf" ContentType="application/x-font-ttf"/>
  <Override PartName="/word/fonts/Gantari-boldItalic.ttf" ContentType="application/x-font-ttf"/>
  <Override PartName="/word/fonts/Gantari-italic.ttf" ContentType="application/x-font-ttf"/>
  <Override PartName="/word/fonts/Gantari-regular.ttf" ContentType="application/x-font-ttf"/>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8F6F2"/>
  <w:body>
    <w:p w:rsidR="00000000" w:rsidDel="00000000" w:rsidP="00000000" w:rsidRDefault="00000000" w:rsidRPr="00000000" w14:paraId="00000001">
      <w:pPr>
        <w:spacing w:after="400" w:before="1600" w:lineRule="auto"/>
        <w:rPr/>
      </w:pPr>
      <w:r w:rsidDel="00000000" w:rsidR="00000000" w:rsidRPr="00000000">
        <w:rPr>
          <w:b w:val="1"/>
          <w:bCs w:val="1"/>
          <w:color w:val="1b3a6b"/>
          <w:sz w:val="18"/>
          <w:szCs w:val="18"/>
          <w:rtl w:val="0"/>
        </w:rPr>
        <w:t xml:space="preserve">M10 · MAICEN1125 · FINAL PROJECT MEMORY</w:t>
      </w:r>
      <w:r w:rsidDel="00000000" w:rsidR="00000000" w:rsidRPr="00000000">
        <w:rPr>
          <w:rtl w:val="0"/>
        </w:rPr>
      </w:r>
    </w:p>
    <w:p w:rsidR="00000000" w:rsidDel="00000000" w:rsidP="00000000" w:rsidRDefault="00000000" w:rsidRPr="00000000" w14:paraId="00000002">
      <w:pPr>
        <w:spacing w:after="160" w:lineRule="auto"/>
        <w:rPr/>
      </w:pPr>
      <w:r w:rsidDel="00000000" w:rsidR="00000000" w:rsidRPr="00000000">
        <w:rPr>
          <w:b w:val="1"/>
          <w:bCs w:val="1"/>
          <w:color w:val="000000"/>
          <w:sz w:val="96"/>
          <w:szCs w:val="96"/>
          <w:rtl w:val="0"/>
        </w:rPr>
        <w:t xml:space="preserve">CastorIQ</w:t>
      </w:r>
      <w:r w:rsidDel="00000000" w:rsidR="00000000" w:rsidRPr="00000000">
        <w:rPr>
          <w:rtl w:val="0"/>
        </w:rPr>
      </w:r>
    </w:p>
    <w:p w:rsidR="00000000" w:rsidDel="00000000" w:rsidP="00000000" w:rsidRDefault="00000000" w:rsidRPr="00000000" w14:paraId="00000003">
      <w:pPr>
        <w:spacing w:after="480" w:lineRule="auto"/>
        <w:rPr/>
      </w:pPr>
      <w:r w:rsidDel="00000000" w:rsidR="00000000" w:rsidRPr="00000000">
        <w:rPr>
          <w:color w:val="1a1613"/>
          <w:sz w:val="30"/>
          <w:szCs w:val="30"/>
          <w:rtl w:val="0"/>
        </w:rPr>
        <w:t xml:space="preserve">A Bi-Directional LLM Assistant for IFC Models and Technical Documentation.</w:t>
      </w:r>
      <w:r w:rsidDel="00000000" w:rsidR="00000000" w:rsidRPr="00000000">
        <w:rPr>
          <w:rtl w:val="0"/>
        </w:rPr>
      </w:r>
    </w:p>
    <w:p w:rsidR="00000000" w:rsidDel="00000000" w:rsidP="00000000" w:rsidRDefault="00000000" w:rsidRPr="00000000" w14:paraId="00000004">
      <w:pPr>
        <w:pBdr>
          <w:bottom w:color="1b3a6b" w:space="0" w:sz="6" w:val="single"/>
        </w:pBdr>
        <w:spacing w:after="320" w:lineRule="auto"/>
        <w:rPr/>
      </w:pPr>
      <w:r w:rsidDel="00000000" w:rsidR="00000000" w:rsidRPr="00000000">
        <w:rPr>
          <w:rtl w:val="0"/>
        </w:rPr>
      </w:r>
    </w:p>
    <w:tbl>
      <w:tblPr>
        <w:tblStyle w:val="Table1"/>
        <w:tblW w:w="866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36"/>
        <w:gridCol w:w="4330"/>
        <w:tblGridChange w:id="0">
          <w:tblGrid>
            <w:gridCol w:w="4336"/>
            <w:gridCol w:w="43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05">
            <w:pPr>
              <w:spacing w:after="40" w:lineRule="auto"/>
              <w:rPr/>
            </w:pPr>
            <w:r w:rsidDel="00000000" w:rsidR="00000000" w:rsidRPr="00000000">
              <w:rPr>
                <w:b w:val="1"/>
                <w:bCs w:val="1"/>
                <w:color w:val="1b3a6b"/>
                <w:sz w:val="14"/>
                <w:szCs w:val="14"/>
                <w:rtl w:val="0"/>
              </w:rPr>
              <w:t xml:space="preserve">MODULE</w:t>
            </w:r>
            <w:r w:rsidDel="00000000" w:rsidR="00000000" w:rsidRPr="00000000">
              <w:rPr>
                <w:rtl w:val="0"/>
              </w:rPr>
            </w:r>
          </w:p>
          <w:p w:rsidR="00000000" w:rsidDel="00000000" w:rsidP="00000000" w:rsidRDefault="00000000" w:rsidRPr="00000000" w14:paraId="00000006">
            <w:pPr>
              <w:rPr/>
            </w:pPr>
            <w:r w:rsidDel="00000000" w:rsidR="00000000" w:rsidRPr="00000000">
              <w:rPr>
                <w:color w:val="1a1613"/>
                <w:rtl w:val="0"/>
              </w:rPr>
              <w:t xml:space="preserve">M10 · MAICEN1125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07">
            <w:pPr>
              <w:spacing w:after="40" w:lineRule="auto"/>
              <w:rPr/>
            </w:pPr>
            <w:r w:rsidDel="00000000" w:rsidR="00000000" w:rsidRPr="00000000">
              <w:rPr>
                <w:b w:val="1"/>
                <w:bCs w:val="1"/>
                <w:color w:val="1b3a6b"/>
                <w:sz w:val="14"/>
                <w:szCs w:val="14"/>
                <w:rtl w:val="0"/>
              </w:rPr>
              <w:t xml:space="preserve">DELIVERY</w:t>
            </w:r>
            <w:r w:rsidDel="00000000" w:rsidR="00000000" w:rsidRPr="00000000">
              <w:rPr>
                <w:rtl w:val="0"/>
              </w:rPr>
            </w:r>
          </w:p>
          <w:p w:rsidR="00000000" w:rsidDel="00000000" w:rsidP="00000000" w:rsidRDefault="00000000" w:rsidRPr="00000000" w14:paraId="00000008">
            <w:pPr>
              <w:rPr/>
            </w:pPr>
            <w:r w:rsidDel="00000000" w:rsidR="00000000" w:rsidRPr="00000000">
              <w:rPr>
                <w:color w:val="1a1613"/>
                <w:rtl w:val="0"/>
              </w:rPr>
              <w:t xml:space="preserve">27 September 2026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09">
            <w:pPr>
              <w:spacing w:after="40" w:lineRule="auto"/>
              <w:rPr/>
            </w:pPr>
            <w:r w:rsidDel="00000000" w:rsidR="00000000" w:rsidRPr="00000000">
              <w:rPr>
                <w:b w:val="1"/>
                <w:bCs w:val="1"/>
                <w:color w:val="1b3a6b"/>
                <w:sz w:val="14"/>
                <w:szCs w:val="14"/>
                <w:rtl w:val="0"/>
              </w:rPr>
              <w:t xml:space="preserve">INSTITUTION</w:t>
            </w:r>
            <w:r w:rsidDel="00000000" w:rsidR="00000000" w:rsidRPr="00000000">
              <w:rPr>
                <w:rtl w:val="0"/>
              </w:rPr>
            </w:r>
          </w:p>
          <w:p w:rsidR="00000000" w:rsidDel="00000000" w:rsidP="00000000" w:rsidRDefault="00000000" w:rsidRPr="00000000" w14:paraId="0000000A">
            <w:pPr>
              <w:rPr/>
            </w:pPr>
            <w:r w:rsidDel="00000000" w:rsidR="00000000" w:rsidRPr="00000000">
              <w:rPr>
                <w:color w:val="1a1613"/>
                <w:rtl w:val="0"/>
              </w:rPr>
              <w:t xml:space="preserve">Zigurat Institute of 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0B">
            <w:pPr>
              <w:spacing w:after="40" w:lineRule="auto"/>
              <w:rPr/>
            </w:pPr>
            <w:r w:rsidDel="00000000" w:rsidR="00000000" w:rsidRPr="00000000">
              <w:rPr>
                <w:b w:val="1"/>
                <w:bCs w:val="1"/>
                <w:color w:val="1b3a6b"/>
                <w:sz w:val="14"/>
                <w:szCs w:val="14"/>
                <w:rtl w:val="0"/>
              </w:rPr>
              <w:t xml:space="preserve">PROGRAMME</w:t>
            </w:r>
            <w:r w:rsidDel="00000000" w:rsidR="00000000" w:rsidRPr="00000000">
              <w:rPr>
                <w:rtl w:val="0"/>
              </w:rPr>
            </w:r>
          </w:p>
          <w:p w:rsidR="00000000" w:rsidDel="00000000" w:rsidP="00000000" w:rsidRDefault="00000000" w:rsidRPr="00000000" w14:paraId="0000000C">
            <w:pPr>
              <w:rPr/>
            </w:pPr>
            <w:r w:rsidDel="00000000" w:rsidR="00000000" w:rsidRPr="00000000">
              <w:rPr>
                <w:color w:val="1a1613"/>
                <w:rtl w:val="0"/>
              </w:rPr>
              <w:t xml:space="preserve">MSc AI for Architecture &amp; Construction</w:t>
            </w:r>
            <w:r w:rsidDel="00000000" w:rsidR="00000000" w:rsidRPr="00000000">
              <w:rPr>
                <w:rtl w:val="0"/>
              </w:rPr>
            </w:r>
          </w:p>
        </w:tc>
      </w:tr>
    </w:tbl>
    <w:p w:rsidR="00000000" w:rsidDel="00000000" w:rsidP="00000000" w:rsidRDefault="00000000" w:rsidRPr="00000000" w14:paraId="0000000D">
      <w:pPr>
        <w:spacing w:after="400" w:lineRule="auto"/>
        <w:rPr/>
      </w:pPr>
      <w:r w:rsidDel="00000000" w:rsidR="00000000" w:rsidRPr="00000000">
        <w:rPr>
          <w:rtl w:val="0"/>
        </w:rPr>
      </w:r>
    </w:p>
    <w:p w:rsidR="00000000" w:rsidDel="00000000" w:rsidP="00000000" w:rsidRDefault="00000000" w:rsidRPr="00000000" w14:paraId="0000000E">
      <w:pPr>
        <w:shd w:fill="f8f6f2" w:val="clear"/>
        <w:spacing w:after="40" w:lineRule="auto"/>
        <w:rPr/>
      </w:pPr>
      <w:r w:rsidDel="00000000" w:rsidR="00000000" w:rsidRPr="00000000">
        <w:rPr>
          <w:b w:val="1"/>
          <w:bCs w:val="1"/>
          <w:color w:val="1b3a6b"/>
          <w:sz w:val="14"/>
          <w:szCs w:val="14"/>
          <w:rtl w:val="0"/>
        </w:rPr>
        <w:t xml:space="preserve">  AUTHORS</w:t>
      </w:r>
      <w:r w:rsidDel="00000000" w:rsidR="00000000" w:rsidRPr="00000000">
        <w:rPr>
          <w:rtl w:val="0"/>
        </w:rPr>
      </w:r>
    </w:p>
    <w:p w:rsidR="00000000" w:rsidDel="00000000" w:rsidP="00000000" w:rsidRDefault="00000000" w:rsidRPr="00000000" w14:paraId="0000000F">
      <w:pPr>
        <w:pBdr>
          <w:bottom w:color="e8e4de" w:space="0" w:sz="6" w:val="single"/>
        </w:pBdr>
        <w:shd w:fill="f8f6f2" w:val="clear"/>
        <w:spacing w:after="120" w:lineRule="auto"/>
        <w:rPr/>
      </w:pPr>
      <w:r w:rsidDel="00000000" w:rsidR="00000000" w:rsidRPr="00000000">
        <w:rPr>
          <w:color w:val="1a1613"/>
          <w:rtl w:val="0"/>
        </w:rPr>
        <w:t xml:space="preserve">Pavla Hornícká · Maria Makri · Erez Bader · Carlo Cogni · Islam Mohamed Sabra Ahmed</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keepNext w:val="1"/>
        <w:spacing w:after="200" w:before="60" w:lineRule="auto"/>
        <w:rPr/>
      </w:pPr>
      <w:r>
        <w:rPr>
          <w:b w:val="1"/>
          <w:bCs w:val="1"/>
          <w:color w:val="1b3a6b"/>
          <w:sz w:val="36"/>
          <w:szCs w:val="36"/>
          <w:rtl w:val="0"/>
        </w:rPr>
        <w:t xml:space="preserve">Abstract</w:t>
      </w:r>
    </w:p>
    <w:p w:rsidR="00000000" w:rsidDel="00000000" w:rsidP="00000000" w:rsidRDefault="00000000" w:rsidRPr="00000000" w14:paraId="00000012">
      <w:pPr>
        <w:spacing w:after="120" w:line="276" w:lineRule="auto"/>
        <w:jc w:val="both"/>
        <w:rPr>
          <w:del w:id="10002" w:author="CastorIQ V3 rebuild" w:date="2026-09-16T17:36:25Z"/>
        </w:rPr>
      </w:pPr>
      <w:del w:id="10000" w:author="CastorIQ V3 rebuild" w:date="2026-09-16T17:36:25Z">
        <w:r w:rsidDel="00000000" w:rsidR="00000000" w:rsidRPr="00000000">
          <w:rPr>
            <w:color w:val="1a1613"/>
            <w:rtl w:val="0"/>
          </w:rPr>
          <w:delText xml:space="preserve">CastorIQ is a locally deployable, bi-directional LLM assistant that closes the "Split Reality" gap between IFC building models and the unstructured technical documents that govern them. Where existing tools either check models against rule sets or parse documents read-only, CastorIQ links both domains in a shared 1024-dimensional vector substrate and, as its core contribution, writes validated changes back to the IFC file through a four-tier, human-in-the-loop governance ladder (RSAA). Every proposal is cross-examined against project documents by a Retrieval-Augmented Verification (RAV) layer, and every approved change is a Git commit with a semantic diff. The platform delivers seven operational surfaces on one substrate: Ask, Modify, Conflicts, History, Explore, Schedule (4D and 5D), and a seven-sub-module 7D Facilities suite. A first run reports Tier 1 modification correctness of 91.4%, Tier 2 of 78.3%, a false-positive conflict rate of 19.2%, a before-mitigation RAV three-class accuracy of 68.6%, and OCR retrieval precision@5 improving from 0.41 to 0.72 after the GLM-OCR layer. The system runs on 12 GB of VRAM with no cloud dependency, under AGPL-3.0.</w:delText>
        </w:r>
      </w:del>
      <w:del w:id="10001" w:author="CastorIQ V3 rebuild" w:date="2026-09-16T17:36:25Z">
        <w:r w:rsidDel="00000000" w:rsidR="00000000" w:rsidRPr="00000000">
          <w:rPr>
            <w:rtl w:val="0"/>
          </w:rPr>
        </w:r>
      </w:del>
    </w:p>
    <w:p w:rsidR="00000000" w:rsidDel="00000000" w:rsidP="00000000" w:rsidRDefault="00000000" w:rsidRPr="00000000" w14:paraId="00000018">
      <w:pPr>
        <w:spacing w:after="120" w:line="276" w:lineRule="auto"/>
        <w:jc w:val="both"/>
        <w:rPr>
          <w:ins w:id="10004" w:author="CastorIQ V3 rebuild" w:date="2026-09-16T17:36:25Z"/>
        </w:rPr>
      </w:pPr>
      <w:ins w:id="10003" w:author="CastorIQ V3 rebuild" w:date="2026-09-16T17:36:25Z">
        <w:r>
          <w:rPr>
            <w:color w:val="1a1613"/>
            <w:rtl w:val="0"/>
          </w:rPr>
          <w:t xml:space="preserve">CastorIQ is a locally deployable, bi-directional LLM assistant that closes the "Split Reality" gap between IFC building models and the unstructured technical documents that govern them. Where existing tools either check models against rule sets or parse documents read-only, CastorIQ links both domains in a shared 1024-dimensional vector substrate and, as its core contribution, writes changes back to the IFC file under maximal verification: the model writes the change as IfcOpenShell code, the code runs once on a copy, the measured diff is gated deterministically and explained by a second model that never sees the request, and a human approves the measured result. A Retrieval-Augmented Verification (RAV) layer checks every proposal against the project documents, and every approved change is a Git commit. Seven operational surfaces share one substrate: Ask, Modify, Conflicts, History, Explore, Schedule (4D and 5D) and 7D Facilities. On 8 GB of graphics memory a 7B local model passed 41 of 95 write-back benchmark prompts, and 46 of 46 written files changed nothing outside the selection; a cloud model passed 65 of 95. A retrieval fix raised the F1 of the document conflict scanner from 0.24 to 0.74. Over four public models, Ask answered 20 of 22 questions with one right answer and 11 of 14 narrative ones. Everything runs without cloud dependency, under AGPL-3.0.</w:t>
        </w:r>
      </w:ins>
    </w:p>
    <w:p w:rsidR="00000000" w:rsidDel="00000000" w:rsidP="00000000" w:rsidRDefault="00000000" w:rsidRPr="00000000" w14:paraId="00000013">
      <w:pPr>
        <w:pBdr>
          <w:top w:color="e8e4de" w:space="0" w:sz="4" w:val="single"/>
          <w:left w:color="ffffff" w:space="0" w:sz="0" w:val="none"/>
          <w:bottom w:color="ffffff" w:space="0" w:sz="0" w:val="none"/>
          <w:right w:color="e8e4de" w:space="0" w:sz="4" w:val="single"/>
        </w:pBdr>
        <w:shd w:fill="f8f6f2" w:val="clear"/>
        <w:spacing w:after="40" w:before="360" w:lineRule="auto"/>
        <w:rPr/>
      </w:pPr>
      <w:r>
        <w:rPr>
          <w:b w:val="1"/>
          <w:bCs w:val="1"/>
          <w:color w:val="1b3a6b"/>
          <w:sz w:val="14"/>
          <w:szCs w:val="14"/>
          <w:rtl w:val="0"/>
        </w:rPr>
        <w:t xml:space="preserve">  REVIEW COPY · TEAM MARKUP</w:t>
      </w:r>
    </w:p>
    <w:p w:rsidR="00000000" w:rsidDel="00000000" w:rsidP="00000000" w:rsidRDefault="00000000" w:rsidRPr="00000000" w14:paraId="00000014">
      <w:pPr>
        <w:pBdr>
          <w:top w:color="ffffff" w:space="0" w:sz="0" w:val="none"/>
          <w:left w:color="ffffff" w:space="0" w:sz="0" w:val="none"/>
          <w:bottom w:color="e8e4de" w:space="0" w:sz="4" w:val="single"/>
          <w:right w:color="e8e4de" w:space="0" w:sz="4" w:val="single"/>
        </w:pBdr>
        <w:shd w:fill="f8f6f2" w:val="clear"/>
        <w:spacing w:after="120" w:line="276" w:lineRule="auto"/>
        <w:rPr/>
      </w:pPr>
      <w:r>
        <w:rPr>
          <w:rtl w:val="0"/>
        </w:rPr>
        <w:t xml:space="preserve">  </w:t>
      </w:r>
      <w:r>
        <w:rPr>
          <w:highlight w:val="yellow"/>
          <w:rtl w:val="0"/>
        </w:rPr>
        <w:t xml:space="preserve">Yellow</w:t>
      </w:r>
      <w:r>
        <w:rPr>
          <w:rtl w:val="0"/>
        </w:rPr>
        <w:t xml:space="preserve"> = Claude wrote from scratch, no source (framing, section </w:t>
      </w:r>
      <w:del w:id="10005" w:author="CastorIQ V3 rebuild" w:date="2026-09-16T17:36:25Z">
        <w:r>
          <w:rPr>
            <w:rtl w:val="0"/>
          </w:rPr>
          <w:delText xml:space="preserve">§2, connective bridges).  </w:delText>
        </w:r>
      </w:del>
      <w:ins w:id="10006" w:author="CastorIQ V3 rebuild" w:date="2026-09-16T17:36:25Z">
        <w:r>
          <w:rPr>
            <w:rtl w:val="0"/>
          </w:rPr>
          <w:t xml:space="preserve">§2).  </w:t>
        </w:r>
      </w:ins>
      <w:r>
        <w:rPr>
          <w:highlight w:val="cyan"/>
          <w:rtl w:val="0"/>
        </w:rPr>
        <w:t xml:space="preserve">Cyan</w:t>
      </w:r>
      <w:r>
        <w:rPr>
          <w:rtl w:val="0"/>
        </w:rPr>
        <w:t xml:space="preserve"> = synthesised from </w:t>
      </w:r>
      <w:ins w:id="10007" w:author="CastorIQ V3 rebuild" w:date="2026-09-16T17:36:25Z">
        <w:r>
          <w:rPr>
            <w:rtl w:val="0"/>
          </w:rPr>
          <w:t xml:space="preserve">the team </w:t>
        </w:r>
      </w:ins>
      <w:r>
        <w:rPr>
          <w:rtl w:val="0"/>
        </w:rPr>
        <w:t xml:space="preserve">testing </w:t>
      </w:r>
      <w:del w:id="10008" w:author="CastorIQ V3 rebuild" w:date="2026-09-16T17:36:25Z">
        <w:r>
          <w:rPr>
            <w:rtl w:val="0"/>
          </w:rPr>
          <w:delText xml:space="preserve">logs uploaded 2026-09-03; </w:delText>
        </w:r>
      </w:del>
      <w:ins w:id="10009" w:author="CastorIQ V3 rebuild" w:date="2026-09-16T17:36:25Z">
        <w:r>
          <w:rPr>
            <w:rtl w:val="0"/>
          </w:rPr>
          <w:t xml:space="preserve">log (the spreadsheet of 16 Sep 2026; rows are cited in the text); </w:t>
        </w:r>
      </w:ins>
      <w:r>
        <w:rPr>
          <w:rtl w:val="0"/>
        </w:rPr>
        <w:t xml:space="preserve">verify against your own </w:t>
      </w:r>
      <w:del w:id="10010" w:author="CastorIQ V3 rebuild" w:date="2026-09-16T17:36:25Z">
        <w:r>
          <w:rPr>
            <w:rtl w:val="0"/>
          </w:rPr>
          <w:delText xml:space="preserve">logs.  </w:delText>
        </w:r>
      </w:del>
      <w:ins w:id="10011" w:author="CastorIQ V3 rebuild" w:date="2026-09-16T17:36:25Z">
        <w:r>
          <w:rPr>
            <w:rtl w:val="0"/>
          </w:rPr>
          <w:t xml:space="preserve">rows.  </w:t>
        </w:r>
      </w:ins>
      <w:r>
        <w:rPr>
          <w:highlight w:val="magenta"/>
          <w:rtl w:val="0"/>
        </w:rPr>
        <w:t xml:space="preserve">Magenta</w:t>
      </w:r>
      <w:r>
        <w:rPr>
          <w:rtl w:val="0"/>
        </w:rPr>
        <w:t xml:space="preserve"> = mentor (Pablo) flagged this and it is not yet addressed; see prose brief for what to write.  </w:t>
      </w:r>
      <w:r>
        <w:rPr>
          <w:highlight w:val="green"/>
          <w:rtl w:val="0"/>
        </w:rPr>
        <w:t xml:space="preserve">Green</w:t>
      </w:r>
      <w:r>
        <w:rPr>
          <w:rtl w:val="0"/>
        </w:rPr>
        <w:t xml:space="preserve"> = section or figure needs review or verification by the named team member (§8 whole section; </w:t>
      </w:r>
      <w:del w:id="10012" w:author="CastorIQ V3 rebuild" w:date="2026-09-16T17:36:25Z">
        <w:r>
          <w:rPr>
            <w:rtl w:val="0"/>
          </w:rPr>
          <w:delText xml:space="preserve">test counts and Table 1 numbers for Carlo; </w:delText>
        </w:r>
      </w:del>
      <w:r>
        <w:rPr>
          <w:rtl w:val="0"/>
        </w:rPr>
        <w:t xml:space="preserve">ISO references for Pavla; History description for team).  </w:t>
      </w:r>
      <w:del w:id="10013" w:author="CastorIQ V3 rebuild" w:date="2026-09-16T17:36:25Z">
        <w:r>
          <w:rPr>
            <w:rtl w:val="0"/>
          </w:rPr>
          <w:delText xml:space="preserve">Before final submission: Select All, Home &gt; Text Highlight Color &gt; No Color, then delete this callout.</w:delText>
        </w:r>
      </w:del>
      <w:ins w:id="10014" w:author="CastorIQ V3 rebuild" w:date="2026-09-16T17:36:25Z">
        <w:r>
          <w:rPr>
            <w:rtl w:val="0"/>
          </w:rPr>
          <w:t xml:space="preserve">Tracked changes = what the V3 rebuild changed against the team draft of 16 Sep 2026; switch Word to Simple Markup to read the result.  Please comment rather than edit: the text is rebuilt from </w:t>
        </w:r>
      </w:ins>
      <w:ins w:id="10015" w:author="CastorIQ V3 rebuild" w:date="2026-09-16T17:36:25Z">
        <w:r>
          <w:rPr>
            <w:rFonts w:ascii="Consolas" w:hAnsi="Consolas" w:cs="Consolas" w:eastAsia="Consolas"/>
            <w:sz w:val="15"/>
            <w:szCs w:val="15"/>
            <w:rtl w:val="0"/>
          </w:rPr>
          <w:t xml:space="preserve">docs/fmp-delivery/report-sections/</w:t>
        </w:r>
      </w:ins>
      <w:ins w:id="10016" w:author="CastorIQ V3 rebuild" w:date="2026-09-16T17:36:25Z">
        <w:r>
          <w:rPr>
            <w:rtl w:val="0"/>
          </w:rPr>
          <w:t xml:space="preserve">, so edits made here are carried over by hand.  </w:t>
        </w:r>
      </w:ins>
      <w:ins w:id="10017" w:author="CastorIQ V3 rebuild" w:date="2026-09-16T17:36:25Z">
        <w:r>
          <w:rPr>
            <w:b w:val="1"/>
            <w:bCs w:val="1"/>
            <w:rtl w:val="0"/>
          </w:rPr>
          <w:t xml:space="preserve">This copy is for review only. Submit the file without _REVIEW in its name.</w:t>
        </w:r>
      </w:ins>
    </w:p>
    <w:p w:rsidR="00000000" w:rsidDel="00000000" w:rsidP="00000000" w:rsidRDefault="00000000" w:rsidRPr="00000000" w14:paraId="00000013">
      <w:pPr>
        <w:pBdr>
          <w:top w:color="e8e4de" w:space="0" w:sz="4" w:val="single"/>
          <w:left w:color="ffffff" w:space="0" w:sz="0" w:val="none"/>
          <w:bottom w:color="ffffff" w:space="0" w:sz="0" w:val="none"/>
          <w:right w:color="e8e4de" w:space="0" w:sz="4" w:val="single"/>
        </w:pBdr>
        <w:shd w:fill="f8f6f2" w:val="clear"/>
        <w:spacing w:after="40" w:before="360" w:lineRule="auto"/>
        <w:rPr>
          <w:ins w:id="10019" w:author="CastorIQ V3 rebuild" w:date="2026-09-16T17:36:25Z"/>
        </w:rPr>
      </w:pPr>
      <w:ins w:id="10018" w:author="CastorIQ V3 rebuild" w:date="2026-09-16T17:36:25Z">
        <w:r>
          <w:rPr>
            <w:b w:val="1"/>
            <w:bCs w:val="1"/>
            <w:color w:val="1b3a6b"/>
            <w:sz w:val="14"/>
            <w:szCs w:val="14"/>
            <w:rtl w:val="0"/>
          </w:rPr>
          <w:t xml:space="preserve">  WHAT CHANGED IN THE V3 REBUILD, AND WHY</w:t>
        </w:r>
      </w:ins>
    </w:p>
    <w:tbl>
      <w:tblPr>
        <w:tblW w:w="86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7"/>
        <w:gridCol w:w="3293"/>
        <w:gridCol w:w="3986"/>
      </w:tblGrid>
      <w:tr>
        <w:trPr>
          <w:cantSplit w:val="1"/>
          <w:tblHeader w:val="1"/>
          <w:ins w:id="10020" w:author="CastorIQ V3 rebuild" w:date="2026-09-16T17:36:25Z"/>
        </w:trPr>
        <w:tc>
          <w:tcPr>
            <w:tcW w:w="1387"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022" w:author="CastorIQ V3 rebuild" w:date="2026-09-16T17:36:25Z"/>
              </w:rPr>
            </w:pPr>
            <w:ins w:id="10021" w:author="CastorIQ V3 rebuild" w:date="2026-09-16T17:36:25Z">
              <w:r>
                <w:rPr>
                  <w:b w:val="1"/>
                  <w:bCs w:val="1"/>
                  <w:color w:val="1b3a6b"/>
                  <w:sz w:val="15"/>
                  <w:szCs w:val="15"/>
                  <w:rtl w:val="0"/>
                </w:rPr>
                <w:t xml:space="preserve">Section</w:t>
              </w:r>
            </w:ins>
          </w:p>
        </w:tc>
        <w:tc>
          <w:tcPr>
            <w:tcW w:w="3293"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024" w:author="CastorIQ V3 rebuild" w:date="2026-09-16T17:36:25Z"/>
              </w:rPr>
            </w:pPr>
            <w:ins w:id="10023" w:author="CastorIQ V3 rebuild" w:date="2026-09-16T17:36:25Z">
              <w:r>
                <w:rPr>
                  <w:b w:val="1"/>
                  <w:bCs w:val="1"/>
                  <w:color w:val="1b3a6b"/>
                  <w:sz w:val="15"/>
                  <w:szCs w:val="15"/>
                  <w:rtl w:val="0"/>
                </w:rPr>
                <w:t xml:space="preserve">What changed</w:t>
              </w:r>
            </w:ins>
          </w:p>
        </w:tc>
        <w:tc>
          <w:tcPr>
            <w:tcW w:w="3986"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026" w:author="CastorIQ V3 rebuild" w:date="2026-09-16T17:36:25Z"/>
              </w:rPr>
            </w:pPr>
            <w:ins w:id="10025" w:author="CastorIQ V3 rebuild" w:date="2026-09-16T17:36:25Z">
              <w:r>
                <w:rPr>
                  <w:b w:val="1"/>
                  <w:bCs w:val="1"/>
                  <w:color w:val="1b3a6b"/>
                  <w:sz w:val="15"/>
                  <w:szCs w:val="15"/>
                  <w:rtl w:val="0"/>
                </w:rPr>
                <w:t xml:space="preserve">Why</w:t>
              </w:r>
            </w:ins>
          </w:p>
        </w:tc>
      </w:tr>
      <w:tr>
        <w:trPr>
          <w:cantSplit w:val="1"/>
          <w:tblHeader w:val="0"/>
          <w:ins w:id="10027" w:author="CastorIQ V3 rebuild" w:date="2026-09-16T17:36:25Z"/>
        </w:trPr>
        <w:tc>
          <w:tcPr>
            <w:tcW w:w="138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29" w:author="CastorIQ V3 rebuild" w:date="2026-09-16T17:36:25Z"/>
              </w:rPr>
            </w:pPr>
            <w:ins w:id="10028" w:author="CastorIQ V3 rebuild" w:date="2026-09-16T17:36:25Z">
              <w:r>
                <w:rPr>
                  <w:color w:val="1a1613"/>
                  <w:sz w:val="15"/>
                  <w:szCs w:val="15"/>
                  <w:rtl w:val="0"/>
                </w:rPr>
                <w:t xml:space="preserve">Abstract</w:t>
              </w:r>
            </w:ins>
          </w:p>
        </w:tc>
        <w:tc>
          <w:tcPr>
            <w:tcW w:w="329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31" w:author="CastorIQ V3 rebuild" w:date="2026-09-16T17:36:25Z"/>
              </w:rPr>
            </w:pPr>
            <w:ins w:id="10030" w:author="CastorIQ V3 rebuild" w:date="2026-09-16T17:36:25Z">
              <w:r>
                <w:rPr>
                  <w:color w:val="1a1613"/>
                  <w:sz w:val="15"/>
                  <w:szCs w:val="15"/>
                  <w:rtl w:val="0"/>
                </w:rPr>
                <w:t xml:space="preserve">Pipeline description and every number replaced</w:t>
              </w:r>
            </w:ins>
          </w:p>
        </w:tc>
        <w:tc>
          <w:tcPr>
            <w:tcW w:w="39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33" w:author="CastorIQ V3 rebuild" w:date="2026-09-16T17:36:25Z"/>
              </w:rPr>
            </w:pPr>
            <w:ins w:id="10032" w:author="CastorIQ V3 rebuild" w:date="2026-09-16T17:36:25Z">
              <w:r>
                <w:rPr>
                  <w:color w:val="1a1613"/>
                  <w:sz w:val="15"/>
                  <w:szCs w:val="15"/>
                  <w:rtl w:val="0"/>
                </w:rPr>
                <w:t xml:space="preserve">The old figures traced to no record; the new ones come from the dated benchmark records</w:t>
              </w:r>
            </w:ins>
          </w:p>
        </w:tc>
      </w:tr>
      <w:tr>
        <w:trPr>
          <w:cantSplit w:val="1"/>
          <w:tblHeader w:val="0"/>
          <w:ins w:id="10034" w:author="CastorIQ V3 rebuild" w:date="2026-09-16T17:36:25Z"/>
        </w:trPr>
        <w:tc>
          <w:tcPr>
            <w:tcW w:w="138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36" w:author="CastorIQ V3 rebuild" w:date="2026-09-16T17:36:25Z"/>
              </w:rPr>
            </w:pPr>
            <w:ins w:id="10035" w:author="CastorIQ V3 rebuild" w:date="2026-09-16T17:36:25Z">
              <w:r>
                <w:rPr>
                  <w:color w:val="1a1613"/>
                  <w:sz w:val="15"/>
                  <w:szCs w:val="15"/>
                  <w:rtl w:val="0"/>
                </w:rPr>
                <w:t xml:space="preserve">§1</w:t>
              </w:r>
            </w:ins>
          </w:p>
        </w:tc>
        <w:tc>
          <w:tcPr>
            <w:tcW w:w="329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38" w:author="CastorIQ V3 rebuild" w:date="2026-09-16T17:36:25Z"/>
              </w:rPr>
            </w:pPr>
            <w:ins w:id="10037" w:author="CastorIQ V3 rebuild" w:date="2026-09-16T17:36:25Z">
              <w:r>
                <w:rPr>
                  <w:color w:val="1a1613"/>
                  <w:sz w:val="15"/>
                  <w:szCs w:val="15"/>
                  <w:rtl w:val="0"/>
                </w:rPr>
                <w:t xml:space="preserve">Two citations and the rework statistic corrected; Gap 2 reworded</w:t>
              </w:r>
            </w:ins>
          </w:p>
        </w:tc>
        <w:tc>
          <w:tcPr>
            <w:tcW w:w="39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40" w:author="CastorIQ V3 rebuild" w:date="2026-09-16T17:36:25Z"/>
              </w:rPr>
            </w:pPr>
            <w:ins w:id="10039" w:author="CastorIQ V3 rebuild" w:date="2026-09-16T17:36:25Z">
              <w:r>
                <w:rPr>
                  <w:color w:val="1a1613"/>
                  <w:sz w:val="15"/>
                  <w:szCs w:val="15"/>
                  <w:rtl w:val="0"/>
                </w:rPr>
                <w:t xml:space="preserve">Checked against the sources: Text2BIM is Du et al., MCP4IFC is Nithyanantham et al., the rework paper is Love and Li, the PlanGrid/FMI report says 48 percent</w:t>
              </w:r>
            </w:ins>
          </w:p>
        </w:tc>
      </w:tr>
      <w:tr>
        <w:trPr>
          <w:cantSplit w:val="1"/>
          <w:tblHeader w:val="0"/>
          <w:ins w:id="10041" w:author="CastorIQ V3 rebuild" w:date="2026-09-16T17:36:25Z"/>
        </w:trPr>
        <w:tc>
          <w:tcPr>
            <w:tcW w:w="138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43" w:author="CastorIQ V3 rebuild" w:date="2026-09-16T17:36:25Z"/>
              </w:rPr>
            </w:pPr>
            <w:ins w:id="10042" w:author="CastorIQ V3 rebuild" w:date="2026-09-16T17:36:25Z">
              <w:r>
                <w:rPr>
                  <w:color w:val="1a1613"/>
                  <w:sz w:val="15"/>
                  <w:szCs w:val="15"/>
                  <w:rtl w:val="0"/>
                </w:rPr>
                <w:t xml:space="preserve">§2</w:t>
              </w:r>
            </w:ins>
          </w:p>
        </w:tc>
        <w:tc>
          <w:tcPr>
            <w:tcW w:w="329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45" w:author="CastorIQ V3 rebuild" w:date="2026-09-16T17:36:25Z"/>
              </w:rPr>
            </w:pPr>
            <w:ins w:id="10044" w:author="CastorIQ V3 rebuild" w:date="2026-09-16T17:36:25Z">
              <w:r>
                <w:rPr>
                  <w:color w:val="1a1613"/>
                  <w:sz w:val="15"/>
                  <w:szCs w:val="15"/>
                  <w:rtl w:val="0"/>
                </w:rPr>
                <w:t xml:space="preserve">RQ2 and RQ3 criteria rewritten; RQ4 status updated</w:t>
              </w:r>
            </w:ins>
          </w:p>
        </w:tc>
        <w:tc>
          <w:tcPr>
            <w:tcW w:w="39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47" w:author="CastorIQ V3 rebuild" w:date="2026-09-16T17:36:25Z"/>
              </w:rPr>
            </w:pPr>
            <w:ins w:id="10046" w:author="CastorIQ V3 rebuild" w:date="2026-09-16T17:36:25Z">
              <w:r>
                <w:rPr>
                  <w:color w:val="1a1613"/>
                  <w:sz w:val="15"/>
                  <w:szCs w:val="15"/>
                  <w:rtl w:val="0"/>
                </w:rPr>
                <w:t xml:space="preserve">The tier targets no longer exist; 8 GB is the machine the benchmarks ran on</w:t>
              </w:r>
            </w:ins>
          </w:p>
        </w:tc>
      </w:tr>
      <w:tr>
        <w:trPr>
          <w:cantSplit w:val="1"/>
          <w:tblHeader w:val="0"/>
          <w:ins w:id="10048" w:author="CastorIQ V3 rebuild" w:date="2026-09-16T17:36:25Z"/>
        </w:trPr>
        <w:tc>
          <w:tcPr>
            <w:tcW w:w="138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50" w:author="CastorIQ V3 rebuild" w:date="2026-09-16T17:36:25Z"/>
              </w:rPr>
            </w:pPr>
            <w:ins w:id="10049" w:author="CastorIQ V3 rebuild" w:date="2026-09-16T17:36:25Z">
              <w:r>
                <w:rPr>
                  <w:color w:val="1a1613"/>
                  <w:sz w:val="15"/>
                  <w:szCs w:val="15"/>
                  <w:rtl w:val="0"/>
                </w:rPr>
                <w:t xml:space="preserve">§3.1</w:t>
              </w:r>
            </w:ins>
          </w:p>
        </w:tc>
        <w:tc>
          <w:tcPr>
            <w:tcW w:w="329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52" w:author="CastorIQ V3 rebuild" w:date="2026-09-16T17:36:25Z"/>
              </w:rPr>
            </w:pPr>
            <w:ins w:id="10051" w:author="CastorIQ V3 rebuild" w:date="2026-09-16T17:36:25Z">
              <w:r>
                <w:rPr>
                  <w:color w:val="1a1613"/>
                  <w:sz w:val="15"/>
                  <w:szCs w:val="15"/>
                  <w:rtl w:val="0"/>
                </w:rPr>
                <w:t xml:space="preserve">Citations added</w:t>
              </w:r>
            </w:ins>
          </w:p>
        </w:tc>
        <w:tc>
          <w:tcPr>
            <w:tcW w:w="39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54" w:author="CastorIQ V3 rebuild" w:date="2026-09-16T17:36:25Z"/>
              </w:rPr>
            </w:pPr>
            <w:ins w:id="10053" w:author="CastorIQ V3 rebuild" w:date="2026-09-16T17:36:25Z">
              <w:r>
                <w:rPr>
                  <w:color w:val="1a1613"/>
                  <w:sz w:val="15"/>
                  <w:szCs w:val="15"/>
                  <w:rtl w:val="0"/>
                </w:rPr>
                <w:t xml:space="preserve">IfcOpenShell, pgvector and retrieval-augmented generation were used but not cited</w:t>
              </w:r>
            </w:ins>
          </w:p>
        </w:tc>
      </w:tr>
      <w:tr>
        <w:trPr>
          <w:cantSplit w:val="1"/>
          <w:tblHeader w:val="0"/>
          <w:ins w:id="10055" w:author="CastorIQ V3 rebuild" w:date="2026-09-16T17:36:25Z"/>
        </w:trPr>
        <w:tc>
          <w:tcPr>
            <w:tcW w:w="138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57" w:author="CastorIQ V3 rebuild" w:date="2026-09-16T17:36:25Z"/>
              </w:rPr>
            </w:pPr>
            <w:ins w:id="10056" w:author="CastorIQ V3 rebuild" w:date="2026-09-16T17:36:25Z">
              <w:r>
                <w:rPr>
                  <w:color w:val="1a1613"/>
                  <w:sz w:val="15"/>
                  <w:szCs w:val="15"/>
                  <w:rtl w:val="0"/>
                </w:rPr>
                <w:t xml:space="preserve">§3.2 and Figure 1</w:t>
              </w:r>
            </w:ins>
          </w:p>
        </w:tc>
        <w:tc>
          <w:tcPr>
            <w:tcW w:w="329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59" w:author="CastorIQ V3 rebuild" w:date="2026-09-16T17:36:25Z"/>
              </w:rPr>
            </w:pPr>
            <w:ins w:id="10058" w:author="CastorIQ V3 rebuild" w:date="2026-09-16T17:36:25Z">
              <w:r>
                <w:rPr>
                  <w:color w:val="1a1613"/>
                  <w:sz w:val="15"/>
                  <w:szCs w:val="15"/>
                  <w:rtl w:val="0"/>
                </w:rPr>
                <w:t xml:space="preserve">Rewritten and redrawn</w:t>
              </w:r>
            </w:ins>
          </w:p>
        </w:tc>
        <w:tc>
          <w:tcPr>
            <w:tcW w:w="39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61" w:author="CastorIQ V3 rebuild" w:date="2026-09-16T17:36:25Z"/>
              </w:rPr>
            </w:pPr>
            <w:ins w:id="10060" w:author="CastorIQ V3 rebuild" w:date="2026-09-16T17:36:25Z">
              <w:r>
                <w:rPr>
                  <w:color w:val="1a1613"/>
                  <w:sz w:val="15"/>
                  <w:szCs w:val="15"/>
                  <w:rtl w:val="0"/>
                </w:rPr>
                <w:t xml:space="preserve">The tiered pipeline was replaced on 15 Sep 2026; the old design stays as one dated paragraph</w:t>
              </w:r>
            </w:ins>
          </w:p>
        </w:tc>
      </w:tr>
      <w:tr>
        <w:trPr>
          <w:cantSplit w:val="1"/>
          <w:tblHeader w:val="0"/>
          <w:ins w:id="10062" w:author="CastorIQ V3 rebuild" w:date="2026-09-16T17:36:25Z"/>
        </w:trPr>
        <w:tc>
          <w:tcPr>
            <w:tcW w:w="138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64" w:author="CastorIQ V3 rebuild" w:date="2026-09-16T17:36:25Z"/>
              </w:rPr>
            </w:pPr>
            <w:ins w:id="10063" w:author="CastorIQ V3 rebuild" w:date="2026-09-16T17:36:25Z">
              <w:r>
                <w:rPr>
                  <w:color w:val="1a1613"/>
                  <w:sz w:val="15"/>
                  <w:szCs w:val="15"/>
                  <w:rtl w:val="0"/>
                </w:rPr>
                <w:t xml:space="preserve">§3.3 to §3.5</w:t>
              </w:r>
            </w:ins>
          </w:p>
        </w:tc>
        <w:tc>
          <w:tcPr>
            <w:tcW w:w="329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66" w:author="CastorIQ V3 rebuild" w:date="2026-09-16T17:36:25Z"/>
              </w:rPr>
            </w:pPr>
            <w:ins w:id="10065" w:author="CastorIQ V3 rebuild" w:date="2026-09-16T17:36:25Z">
              <w:r>
                <w:rPr>
                  <w:color w:val="1a1613"/>
                  <w:sz w:val="15"/>
                  <w:szCs w:val="15"/>
                  <w:rtl w:val="0"/>
                </w:rPr>
                <w:t xml:space="preserve">Models updated; LangGraph and ReAct removed; editor gate stated</w:t>
              </w:r>
            </w:ins>
          </w:p>
        </w:tc>
        <w:tc>
          <w:tcPr>
            <w:tcW w:w="39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68" w:author="CastorIQ V3 rebuild" w:date="2026-09-16T17:36:25Z"/>
              </w:rPr>
            </w:pPr>
            <w:ins w:id="10067" w:author="CastorIQ V3 rebuild" w:date="2026-09-16T17:36:25Z">
              <w:r>
                <w:rPr>
                  <w:color w:val="1a1613"/>
                  <w:sz w:val="15"/>
                  <w:szCs w:val="15"/>
                  <w:rtl w:val="0"/>
                </w:rPr>
                <w:t xml:space="preserve">qwen3:14b is no longer the reference model; nothing in the code uses LangGraph; the viewer-role fix shipped with the rewrite</w:t>
              </w:r>
            </w:ins>
          </w:p>
        </w:tc>
      </w:tr>
      <w:tr>
        <w:trPr>
          <w:cantSplit w:val="1"/>
          <w:tblHeader w:val="0"/>
          <w:ins w:id="10069" w:author="CastorIQ V3 rebuild" w:date="2026-09-16T17:36:25Z"/>
        </w:trPr>
        <w:tc>
          <w:tcPr>
            <w:tcW w:w="138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71" w:author="CastorIQ V3 rebuild" w:date="2026-09-16T17:36:25Z"/>
              </w:rPr>
            </w:pPr>
            <w:ins w:id="10070" w:author="CastorIQ V3 rebuild" w:date="2026-09-16T17:36:25Z">
              <w:r>
                <w:rPr>
                  <w:color w:val="1a1613"/>
                  <w:sz w:val="15"/>
                  <w:szCs w:val="15"/>
                  <w:rtl w:val="0"/>
                </w:rPr>
                <w:t xml:space="preserve">§4</w:t>
              </w:r>
            </w:ins>
          </w:p>
        </w:tc>
        <w:tc>
          <w:tcPr>
            <w:tcW w:w="329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73" w:author="CastorIQ V3 rebuild" w:date="2026-09-16T17:36:25Z"/>
              </w:rPr>
            </w:pPr>
            <w:ins w:id="10072" w:author="CastorIQ V3 rebuild" w:date="2026-09-16T17:36:25Z">
              <w:r>
                <w:rPr>
                  <w:color w:val="1a1613"/>
                  <w:sz w:val="15"/>
                  <w:szCs w:val="15"/>
                  <w:rtl w:val="0"/>
                </w:rPr>
                <w:t xml:space="preserve">Measurement programme added; test count updated</w:t>
              </w:r>
            </w:ins>
          </w:p>
        </w:tc>
        <w:tc>
          <w:tcPr>
            <w:tcW w:w="39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75" w:author="CastorIQ V3 rebuild" w:date="2026-09-16T17:36:25Z"/>
              </w:rPr>
            </w:pPr>
            <w:ins w:id="10074" w:author="CastorIQ V3 rebuild" w:date="2026-09-16T17:36:25Z">
              <w:r>
                <w:rPr>
                  <w:color w:val="1a1613"/>
                  <w:sz w:val="15"/>
                  <w:szCs w:val="15"/>
                  <w:rtl w:val="0"/>
                </w:rPr>
                <w:t xml:space="preserve">The Student Week criticism produced the benchmarks; the suite collects 2,672 tests on 16 Sep</w:t>
              </w:r>
            </w:ins>
          </w:p>
        </w:tc>
      </w:tr>
      <w:tr>
        <w:trPr>
          <w:cantSplit w:val="1"/>
          <w:tblHeader w:val="0"/>
          <w:ins w:id="10076" w:author="CastorIQ V3 rebuild" w:date="2026-09-16T17:36:25Z"/>
        </w:trPr>
        <w:tc>
          <w:tcPr>
            <w:tcW w:w="138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78" w:author="CastorIQ V3 rebuild" w:date="2026-09-16T17:36:25Z"/>
              </w:rPr>
            </w:pPr>
            <w:ins w:id="10077" w:author="CastorIQ V3 rebuild" w:date="2026-09-16T17:36:25Z">
              <w:r>
                <w:rPr>
                  <w:color w:val="1a1613"/>
                  <w:sz w:val="15"/>
                  <w:szCs w:val="15"/>
                  <w:rtl w:val="0"/>
                </w:rPr>
                <w:t xml:space="preserve">§5</w:t>
              </w:r>
            </w:ins>
          </w:p>
        </w:tc>
        <w:tc>
          <w:tcPr>
            <w:tcW w:w="329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80" w:author="CastorIQ V3 rebuild" w:date="2026-09-16T17:36:25Z"/>
              </w:rPr>
            </w:pPr>
            <w:ins w:id="10079" w:author="CastorIQ V3 rebuild" w:date="2026-09-16T17:36:25Z">
              <w:r>
                <w:rPr>
                  <w:color w:val="1a1613"/>
                  <w:sz w:val="15"/>
                  <w:szCs w:val="15"/>
                  <w:rtl w:val="0"/>
                </w:rPr>
                <w:t xml:space="preserve">Rewritten around an evidence map (Table 5.1)</w:t>
              </w:r>
            </w:ins>
          </w:p>
        </w:tc>
        <w:tc>
          <w:tcPr>
            <w:tcW w:w="39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82" w:author="CastorIQ V3 rebuild" w:date="2026-09-16T17:36:25Z"/>
              </w:rPr>
            </w:pPr>
            <w:ins w:id="10081" w:author="CastorIQ V3 rebuild" w:date="2026-09-16T17:36:25Z">
              <w:r>
                <w:rPr>
                  <w:color w:val="1a1613"/>
                  <w:sz w:val="15"/>
                  <w:szCs w:val="15"/>
                  <w:rtl w:val="0"/>
                </w:rPr>
                <w:t xml:space="preserve">Table 1 had no source; every number now links to its record and run file</w:t>
              </w:r>
            </w:ins>
          </w:p>
        </w:tc>
      </w:tr>
      <w:tr>
        <w:trPr>
          <w:cantSplit w:val="1"/>
          <w:tblHeader w:val="0"/>
          <w:ins w:id="10083" w:author="CastorIQ V3 rebuild" w:date="2026-09-16T17:36:25Z"/>
        </w:trPr>
        <w:tc>
          <w:tcPr>
            <w:tcW w:w="138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85" w:author="CastorIQ V3 rebuild" w:date="2026-09-16T17:36:25Z"/>
              </w:rPr>
            </w:pPr>
            <w:ins w:id="10084" w:author="CastorIQ V3 rebuild" w:date="2026-09-16T17:36:25Z">
              <w:r>
                <w:rPr>
                  <w:color w:val="1a1613"/>
                  <w:sz w:val="15"/>
                  <w:szCs w:val="15"/>
                  <w:rtl w:val="0"/>
                </w:rPr>
                <w:t xml:space="preserve">§5.4</w:t>
              </w:r>
            </w:ins>
          </w:p>
        </w:tc>
        <w:tc>
          <w:tcPr>
            <w:tcW w:w="329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87" w:author="CastorIQ V3 rebuild" w:date="2026-09-16T17:36:25Z"/>
              </w:rPr>
            </w:pPr>
            <w:ins w:id="10086" w:author="CastorIQ V3 rebuild" w:date="2026-09-16T17:36:25Z">
              <w:r>
                <w:rPr>
                  <w:color w:val="1a1613"/>
                  <w:sz w:val="15"/>
                  <w:szCs w:val="15"/>
                  <w:rtl w:val="0"/>
                </w:rPr>
                <w:t xml:space="preserve">Team testing cited by row</w:t>
              </w:r>
            </w:ins>
          </w:p>
        </w:tc>
        <w:tc>
          <w:tcPr>
            <w:tcW w:w="39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89" w:author="CastorIQ V3 rebuild" w:date="2026-09-16T17:36:25Z"/>
              </w:rPr>
            </w:pPr>
            <w:ins w:id="10088" w:author="CastorIQ V3 rebuild" w:date="2026-09-16T17:36:25Z">
              <w:r>
                <w:rPr>
                  <w:color w:val="1a1613"/>
                  <w:sz w:val="15"/>
                  <w:szCs w:val="15"/>
                  <w:rtl w:val="0"/>
                </w:rPr>
                <w:t xml:space="preserve">Erez's rows of 16 Sep and Maria's planted-conflict set replace the "being organised" text</w:t>
              </w:r>
            </w:ins>
          </w:p>
        </w:tc>
      </w:tr>
      <w:tr>
        <w:trPr>
          <w:cantSplit w:val="1"/>
          <w:tblHeader w:val="0"/>
          <w:ins w:id="10090" w:author="CastorIQ V3 rebuild" w:date="2026-09-16T17:36:25Z"/>
        </w:trPr>
        <w:tc>
          <w:tcPr>
            <w:tcW w:w="138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92" w:author="CastorIQ V3 rebuild" w:date="2026-09-16T17:36:25Z"/>
              </w:rPr>
            </w:pPr>
            <w:ins w:id="10091" w:author="CastorIQ V3 rebuild" w:date="2026-09-16T17:36:25Z">
              <w:r>
                <w:rPr>
                  <w:color w:val="1a1613"/>
                  <w:sz w:val="15"/>
                  <w:szCs w:val="15"/>
                  <w:rtl w:val="0"/>
                </w:rPr>
                <w:t xml:space="preserve">§6 and Figure 3</w:t>
              </w:r>
            </w:ins>
          </w:p>
        </w:tc>
        <w:tc>
          <w:tcPr>
            <w:tcW w:w="329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94" w:author="CastorIQ V3 rebuild" w:date="2026-09-16T17:36:25Z"/>
              </w:rPr>
            </w:pPr>
            <w:ins w:id="10093" w:author="CastorIQ V3 rebuild" w:date="2026-09-16T17:36:25Z">
              <w:r>
                <w:rPr>
                  <w:color w:val="1a1613"/>
                  <w:sz w:val="15"/>
                  <w:szCs w:val="15"/>
                  <w:rtl w:val="0"/>
                </w:rPr>
                <w:t xml:space="preserve">Limitations rewritten; Figure 3 redrawn</w:t>
              </w:r>
            </w:ins>
          </w:p>
        </w:tc>
        <w:tc>
          <w:tcPr>
            <w:tcW w:w="39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96" w:author="CastorIQ V3 rebuild" w:date="2026-09-16T17:36:25Z"/>
              </w:rPr>
            </w:pPr>
            <w:ins w:id="10095" w:author="CastorIQ V3 rebuild" w:date="2026-09-16T17:36:25Z">
              <w:r>
                <w:rPr>
                  <w:color w:val="1a1613"/>
                  <w:sz w:val="15"/>
                  <w:szCs w:val="15"/>
                  <w:rtl w:val="0"/>
                </w:rPr>
                <w:t xml:space="preserve">Two limitations are closed by the rewrite; the Guardian verdict finding is new</w:t>
              </w:r>
            </w:ins>
          </w:p>
        </w:tc>
      </w:tr>
      <w:tr>
        <w:trPr>
          <w:cantSplit w:val="1"/>
          <w:tblHeader w:val="0"/>
          <w:ins w:id="10097" w:author="CastorIQ V3 rebuild" w:date="2026-09-16T17:36:25Z"/>
        </w:trPr>
        <w:tc>
          <w:tcPr>
            <w:tcW w:w="138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99" w:author="CastorIQ V3 rebuild" w:date="2026-09-16T17:36:25Z"/>
              </w:rPr>
            </w:pPr>
            <w:ins w:id="10098" w:author="CastorIQ V3 rebuild" w:date="2026-09-16T17:36:25Z">
              <w:r>
                <w:rPr>
                  <w:color w:val="1a1613"/>
                  <w:sz w:val="15"/>
                  <w:szCs w:val="15"/>
                  <w:rtl w:val="0"/>
                </w:rPr>
                <w:t xml:space="preserve">§7</w:t>
              </w:r>
            </w:ins>
          </w:p>
        </w:tc>
        <w:tc>
          <w:tcPr>
            <w:tcW w:w="329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01" w:author="CastorIQ V3 rebuild" w:date="2026-09-16T17:36:25Z"/>
              </w:rPr>
            </w:pPr>
            <w:ins w:id="10100" w:author="CastorIQ V3 rebuild" w:date="2026-09-16T17:36:25Z">
              <w:r>
                <w:rPr>
                  <w:color w:val="1a1613"/>
                  <w:sz w:val="15"/>
                  <w:szCs w:val="15"/>
                  <w:rtl w:val="0"/>
                </w:rPr>
                <w:t xml:space="preserve">First contribution changed</w:t>
              </w:r>
            </w:ins>
          </w:p>
        </w:tc>
        <w:tc>
          <w:tcPr>
            <w:tcW w:w="39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03" w:author="CastorIQ V3 rebuild" w:date="2026-09-16T17:36:25Z"/>
              </w:rPr>
            </w:pPr>
            <w:ins w:id="10102" w:author="CastorIQ V3 rebuild" w:date="2026-09-16T17:36:25Z">
              <w:r>
                <w:rPr>
                  <w:color w:val="1a1613"/>
                  <w:sz w:val="15"/>
                  <w:szCs w:val="15"/>
                  <w:rtl w:val="0"/>
                </w:rPr>
                <w:t xml:space="preserve">Maximal verification replaces the tier ladder</w:t>
              </w:r>
            </w:ins>
          </w:p>
        </w:tc>
      </w:tr>
      <w:tr>
        <w:trPr>
          <w:cantSplit w:val="1"/>
          <w:tblHeader w:val="0"/>
          <w:ins w:id="10104" w:author="CastorIQ V3 rebuild" w:date="2026-09-16T17:36:25Z"/>
        </w:trPr>
        <w:tc>
          <w:tcPr>
            <w:tcW w:w="138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06" w:author="CastorIQ V3 rebuild" w:date="2026-09-16T17:36:25Z"/>
              </w:rPr>
            </w:pPr>
            <w:ins w:id="10105" w:author="CastorIQ V3 rebuild" w:date="2026-09-16T17:36:25Z">
              <w:r>
                <w:rPr>
                  <w:color w:val="1a1613"/>
                  <w:sz w:val="15"/>
                  <w:szCs w:val="15"/>
                  <w:rtl w:val="0"/>
                </w:rPr>
                <w:t xml:space="preserve">§8</w:t>
              </w:r>
            </w:ins>
          </w:p>
        </w:tc>
        <w:tc>
          <w:tcPr>
            <w:tcW w:w="329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08" w:author="CastorIQ V3 rebuild" w:date="2026-09-16T17:36:25Z"/>
              </w:rPr>
            </w:pPr>
            <w:ins w:id="10107" w:author="CastorIQ V3 rebuild" w:date="2026-09-16T17:36:25Z">
              <w:r>
                <w:rPr>
                  <w:color w:val="1a1613"/>
                  <w:sz w:val="15"/>
                  <w:szCs w:val="15"/>
                  <w:rtl w:val="0"/>
                </w:rPr>
                <w:t xml:space="preserve">Every line edited</w:t>
              </w:r>
            </w:ins>
          </w:p>
        </w:tc>
        <w:tc>
          <w:tcPr>
            <w:tcW w:w="39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10" w:author="CastorIQ V3 rebuild" w:date="2026-09-16T17:36:25Z"/>
              </w:rPr>
            </w:pPr>
            <w:ins w:id="10109" w:author="CastorIQ V3 rebuild" w:date="2026-09-16T17:36:25Z">
              <w:r>
                <w:rPr>
                  <w:color w:val="1a1613"/>
                  <w:sz w:val="15"/>
                  <w:szCs w:val="15"/>
                  <w:rtl w:val="0"/>
                </w:rPr>
                <w:t xml:space="preserve">New roles in the rewrite and the testing; each person confirms their own line</w:t>
              </w:r>
            </w:ins>
          </w:p>
        </w:tc>
      </w:tr>
      <w:tr>
        <w:trPr>
          <w:cantSplit w:val="1"/>
          <w:tblHeader w:val="0"/>
          <w:ins w:id="10111" w:author="CastorIQ V3 rebuild" w:date="2026-09-16T17:36:25Z"/>
        </w:trPr>
        <w:tc>
          <w:tcPr>
            <w:tcW w:w="138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13" w:author="CastorIQ V3 rebuild" w:date="2026-09-16T17:36:25Z"/>
              </w:rPr>
            </w:pPr>
            <w:ins w:id="10112" w:author="CastorIQ V3 rebuild" w:date="2026-09-16T17:36:25Z">
              <w:r>
                <w:rPr>
                  <w:color w:val="1a1613"/>
                  <w:sz w:val="15"/>
                  <w:szCs w:val="15"/>
                  <w:rtl w:val="0"/>
                </w:rPr>
                <w:t xml:space="preserve">Glossary and References</w:t>
              </w:r>
            </w:ins>
          </w:p>
        </w:tc>
        <w:tc>
          <w:tcPr>
            <w:tcW w:w="329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15" w:author="CastorIQ V3 rebuild" w:date="2026-09-16T17:36:25Z"/>
              </w:rPr>
            </w:pPr>
            <w:ins w:id="10114" w:author="CastorIQ V3 rebuild" w:date="2026-09-16T17:36:25Z">
              <w:r>
                <w:rPr>
                  <w:color w:val="1a1613"/>
                  <w:sz w:val="15"/>
                  <w:szCs w:val="15"/>
                  <w:rtl w:val="0"/>
                </w:rPr>
                <w:t xml:space="preserve">Four terms added, RSAA redefined; four references corrected, four added, ReAct removed</w:t>
              </w:r>
            </w:ins>
          </w:p>
        </w:tc>
        <w:tc>
          <w:tcPr>
            <w:tcW w:w="39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17" w:author="CastorIQ V3 rebuild" w:date="2026-09-16T17:36:25Z"/>
              </w:rPr>
            </w:pPr>
            <w:ins w:id="10116" w:author="CastorIQ V3 rebuild" w:date="2026-09-16T17:36:25Z">
              <w:r>
                <w:rPr>
                  <w:color w:val="1a1613"/>
                  <w:sz w:val="15"/>
                  <w:szCs w:val="15"/>
                  <w:rtl w:val="0"/>
                </w:rPr>
                <w:t xml:space="preserve">Follows the text above</w:t>
              </w:r>
            </w:ins>
          </w:p>
        </w:tc>
      </w:tr>
      <w:tr>
        <w:trPr>
          <w:cantSplit w:val="1"/>
          <w:tblHeader w:val="0"/>
          <w:ins w:id="10118" w:author="CastorIQ V3 rebuild" w:date="2026-09-16T17:36:25Z"/>
        </w:trPr>
        <w:tc>
          <w:tcPr>
            <w:tcW w:w="138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20" w:author="CastorIQ V3 rebuild" w:date="2026-09-16T17:36:25Z"/>
              </w:rPr>
            </w:pPr>
            <w:ins w:id="10119" w:author="CastorIQ V3 rebuild" w:date="2026-09-16T17:36:25Z">
              <w:r>
                <w:rPr>
                  <w:color w:val="1a1613"/>
                  <w:sz w:val="15"/>
                  <w:szCs w:val="15"/>
                  <w:rtl w:val="0"/>
                </w:rPr>
                <w:t xml:space="preserve">Appendices</w:t>
              </w:r>
            </w:ins>
          </w:p>
        </w:tc>
        <w:tc>
          <w:tcPr>
            <w:tcW w:w="329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22" w:author="CastorIQ V3 rebuild" w:date="2026-09-16T17:36:25Z"/>
              </w:rPr>
            </w:pPr>
            <w:ins w:id="10121" w:author="CastorIQ V3 rebuild" w:date="2026-09-16T17:36:25Z">
              <w:r>
                <w:rPr>
                  <w:color w:val="1a1613"/>
                  <w:sz w:val="15"/>
                  <w:szCs w:val="15"/>
                  <w:rtl w:val="0"/>
                </w:rPr>
                <w:t xml:space="preserve">A.5, A.7 and A.8 updated; D pointer and figure numbers fixed; E added</w:t>
              </w:r>
            </w:ins>
          </w:p>
        </w:tc>
        <w:tc>
          <w:tcPr>
            <w:tcW w:w="39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24" w:author="CastorIQ V3 rebuild" w:date="2026-09-16T17:36:25Z"/>
              </w:rPr>
            </w:pPr>
            <w:ins w:id="10123" w:author="CastorIQ V3 rebuild" w:date="2026-09-16T17:36:25Z">
              <w:r>
                <w:rPr>
                  <w:color w:val="1a1613"/>
                  <w:sz w:val="15"/>
                  <w:szCs w:val="15"/>
                  <w:rtl w:val="0"/>
                </w:rPr>
                <w:t xml:space="preserve">See the appendices review copy</w:t>
              </w:r>
            </w:ins>
          </w:p>
        </w:tc>
      </w:tr>
    </w:tbl>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6">
      <w:pPr>
        <w:keepNext w:val="1"/>
        <w:spacing w:after="40" w:before="360" w:lineRule="auto"/>
        <w:rPr/>
      </w:pPr>
      <w:r>
        <w:rPr>
          <w:b w:val="1"/>
          <w:bCs w:val="1"/>
          <w:color w:val="1b3a6b"/>
          <w:sz w:val="16"/>
          <w:szCs w:val="16"/>
          <w:rtl w:val="0"/>
        </w:rPr>
        <w:t xml:space="preserve">§ 1</w:t>
      </w:r>
    </w:p>
    <w:p w:rsidR="00000000" w:rsidDel="00000000" w:rsidP="00000000" w:rsidRDefault="00000000" w:rsidRPr="00000000" w14:paraId="00000017">
      <w:pPr>
        <w:pStyle w:val="Heading1"/>
        <w:keepNext w:val="1"/>
        <w:spacing w:after="200" w:before="60" w:lineRule="auto"/>
        <w:rPr/>
      </w:pPr>
      <w:r>
        <w:rPr>
          <w:b w:val="1"/>
          <w:bCs w:val="1"/>
          <w:color w:val="1b3a6b"/>
          <w:sz w:val="36"/>
          <w:szCs w:val="36"/>
          <w:rtl w:val="0"/>
        </w:rPr>
        <w:t xml:space="preserve">Introduction and problem statement</w:t>
      </w:r>
    </w:p>
    <w:p w:rsidR="00000000" w:rsidDel="00000000" w:rsidP="00000000" w:rsidRDefault="00000000" w:rsidRPr="00000000" w14:paraId="00000018">
      <w:pPr>
        <w:spacing w:after="120" w:line="276" w:lineRule="auto"/>
        <w:jc w:val="both"/>
        <w:rPr/>
      </w:pPr>
      <w:r>
        <w:rPr>
          <w:color w:val="1a1613"/>
          <w:rtl w:val="0"/>
        </w:rPr>
        <w:t xml:space="preserve">The AECO sector is undergoing significant digital transformation, yet a critical synchronisation failure persists at the heart of most projects. BIM has become the standard for structured project data, with IFC serving as the open interoperability format </w:t>
      </w:r>
      <w:del w:id="10125" w:author="CastorIQ V3 rebuild" w:date="2026-09-16T17:36:25Z">
        <w:r>
          <w:rPr>
            <w:color w:val="1a1613"/>
            <w:rtl w:val="0"/>
          </w:rPr>
          <w:delText xml:space="preserve">mandated by </w:delText>
        </w:r>
      </w:del>
      <w:ins w:id="10126" w:author="CastorIQ V3 rebuild" w:date="2026-09-16T17:36:25Z">
        <w:r>
          <w:rPr>
            <w:color w:val="1a1613"/>
            <w:rtl w:val="0"/>
          </w:rPr>
          <w:t xml:space="preserve">standardised as </w:t>
        </w:r>
      </w:ins>
      <w:r>
        <w:rPr>
          <w:color w:val="1a1613"/>
          <w:rtl w:val="0"/>
        </w:rPr>
        <w:t xml:space="preserve">ISO 16739. In parallel, a </w:t>
      </w:r>
      <w:del w:id="10127" w:author="CastorIQ V3 rebuild" w:date="2026-09-16T17:36:25Z">
        <w:r>
          <w:rPr>
            <w:color w:val="1a1613"/>
            <w:rtl w:val="0"/>
          </w:rPr>
          <w:delText xml:space="preserve">project’s </w:delText>
        </w:r>
      </w:del>
      <w:ins w:id="10128" w:author="CastorIQ V3 rebuild" w:date="2026-09-16T17:36:25Z">
        <w:r>
          <w:rPr>
            <w:color w:val="1a1613"/>
            <w:rtl w:val="0"/>
          </w:rPr>
          <w:t xml:space="preserve">project's </w:t>
        </w:r>
      </w:ins>
      <w:r>
        <w:rPr>
          <w:color w:val="1a1613"/>
          <w:rtl w:val="0"/>
        </w:rPr>
        <w:t xml:space="preserve">regulatory and contractual obligations remain encoded in unstructured technical documents. These two information domains evolve on separate timelines, are maintained by different disciplines, and are edited in different tools. We refer to this as the Split Reality problem.</w:t>
      </w:r>
    </w:p>
    <w:p w:rsidR="00000000" w:rsidDel="00000000" w:rsidP="00000000" w:rsidRDefault="00000000" w:rsidRPr="00000000" w14:paraId="00000018">
      <w:pPr>
        <w:spacing w:after="120" w:line="276" w:lineRule="auto"/>
        <w:jc w:val="both"/>
        <w:rPr/>
      </w:pPr>
      <w:r>
        <w:rPr>
          <w:color w:val="1a1613"/>
          <w:rtl w:val="0"/>
        </w:rPr>
        <w:t xml:space="preserve">When an engineer updates a fire-rating requirement in a report from EI30 to EI60, no automated mechanism propagates that change to the corresponding IfcDoor or IfcWall entities. Conversely, when a designer modifies a wall assembly in the model, the thermal report does not update itself. </w:t>
      </w:r>
      <w:del w:id="10129" w:author="CastorIQ V3 rebuild" w:date="2026-09-16T17:36:25Z">
        <w:r>
          <w:rPr>
            <w:color w:val="1a1613"/>
            <w:rtl w:val="0"/>
          </w:rPr>
          <w:delText xml:space="preserve">Love, Irani </w:delText>
        </w:r>
      </w:del>
      <w:ins w:id="10130" w:author="CastorIQ V3 rebuild" w:date="2026-09-16T17:36:25Z">
        <w:r>
          <w:rPr>
            <w:color w:val="1a1613"/>
            <w:rtl w:val="0"/>
          </w:rPr>
          <w:t xml:space="preserve">Love </w:t>
        </w:r>
      </w:ins>
      <w:r>
        <w:rPr>
          <w:color w:val="1a1613"/>
          <w:rtl w:val="0"/>
        </w:rPr>
        <w:t xml:space="preserve">and </w:t>
      </w:r>
      <w:del w:id="10131" w:author="CastorIQ V3 rebuild" w:date="2026-09-16T17:36:25Z">
        <w:r>
          <w:rPr>
            <w:color w:val="1a1613"/>
            <w:rtl w:val="0"/>
          </w:rPr>
          <w:delText xml:space="preserve">Edwards </w:delText>
        </w:r>
      </w:del>
      <w:ins w:id="10132" w:author="CastorIQ V3 rebuild" w:date="2026-09-16T17:36:25Z">
        <w:r>
          <w:rPr>
            <w:color w:val="1a1613"/>
            <w:rtl w:val="0"/>
          </w:rPr>
          <w:t xml:space="preserve">Li </w:t>
        </w:r>
      </w:ins>
      <w:r>
        <w:rPr>
          <w:color w:val="1a1613"/>
          <w:rtl w:val="0"/>
        </w:rPr>
        <w:t xml:space="preserve">(2000) </w:t>
      </w:r>
      <w:del w:id="10133" w:author="CastorIQ V3 rebuild" w:date="2026-09-16T17:36:25Z">
        <w:r>
          <w:rPr>
            <w:color w:val="1a1613"/>
            <w:rtl w:val="0"/>
          </w:rPr>
          <w:delText xml:space="preserve">quantify </w:delText>
        </w:r>
      </w:del>
      <w:ins w:id="10134" w:author="CastorIQ V3 rebuild" w:date="2026-09-16T17:36:25Z">
        <w:r>
          <w:rPr>
            <w:color w:val="1a1613"/>
            <w:rtl w:val="0"/>
          </w:rPr>
          <w:t xml:space="preserve">measured direct </w:t>
        </w:r>
      </w:ins>
      <w:r>
        <w:rPr>
          <w:color w:val="1a1613"/>
          <w:rtl w:val="0"/>
        </w:rPr>
        <w:t xml:space="preserve">rework costs </w:t>
      </w:r>
      <w:del w:id="10135" w:author="CastorIQ V3 rebuild" w:date="2026-09-16T17:36:25Z">
        <w:r>
          <w:rPr>
            <w:color w:val="1a1613"/>
            <w:rtl w:val="0"/>
          </w:rPr>
          <w:delText xml:space="preserve">at </w:delText>
        </w:r>
      </w:del>
      <w:ins w:id="10136" w:author="CastorIQ V3 rebuild" w:date="2026-09-16T17:36:25Z">
        <w:r>
          <w:rPr>
            <w:color w:val="1a1613"/>
            <w:rtl w:val="0"/>
          </w:rPr>
          <w:t xml:space="preserve">of </w:t>
        </w:r>
      </w:ins>
      <w:r>
        <w:rPr>
          <w:color w:val="1a1613"/>
          <w:rtl w:val="0"/>
        </w:rPr>
        <w:t xml:space="preserve">2.4 </w:t>
      </w:r>
      <w:del w:id="10137" w:author="CastorIQ V3 rebuild" w:date="2026-09-16T17:36:25Z">
        <w:r>
          <w:rPr>
            <w:color w:val="1a1613"/>
            <w:rtl w:val="0"/>
          </w:rPr>
          <w:delText xml:space="preserve">to 3.2 </w:delText>
        </w:r>
      </w:del>
      <w:ins w:id="10138" w:author="CastorIQ V3 rebuild" w:date="2026-09-16T17:36:25Z">
        <w:r>
          <w:rPr>
            <w:color w:val="1a1613"/>
            <w:rtl w:val="0"/>
          </w:rPr>
          <w:t xml:space="preserve">and 3.15 </w:t>
        </w:r>
      </w:ins>
      <w:r>
        <w:rPr>
          <w:color w:val="1a1613"/>
          <w:rtl w:val="0"/>
        </w:rPr>
        <w:t xml:space="preserve">percent of contract value </w:t>
      </w:r>
      <w:del w:id="10139" w:author="CastorIQ V3 rebuild" w:date="2026-09-16T17:36:25Z">
        <w:r>
          <w:rPr>
            <w:color w:val="1a1613"/>
            <w:rtl w:val="0"/>
          </w:rPr>
          <w:delText xml:space="preserve">in </w:delText>
        </w:r>
      </w:del>
      <w:ins w:id="10140" w:author="CastorIQ V3 rebuild" w:date="2026-09-16T17:36:25Z">
        <w:r>
          <w:rPr>
            <w:color w:val="1a1613"/>
            <w:rtl w:val="0"/>
          </w:rPr>
          <w:t xml:space="preserve">on two </w:t>
        </w:r>
      </w:ins>
      <w:r>
        <w:rPr>
          <w:color w:val="1a1613"/>
          <w:rtl w:val="0"/>
        </w:rPr>
        <w:t xml:space="preserve">audited projects, </w:t>
      </w:r>
      <w:del w:id="10141" w:author="CastorIQ V3 rebuild" w:date="2026-09-16T17:36:25Z">
        <w:r>
          <w:rPr>
            <w:color w:val="1a1613"/>
            <w:rtl w:val="0"/>
          </w:rPr>
          <w:delText xml:space="preserve">while the Autodesk / </w:delText>
        </w:r>
      </w:del>
      <w:ins w:id="10142" w:author="CastorIQ V3 rebuild" w:date="2026-09-16T17:36:25Z">
        <w:r>
          <w:rPr>
            <w:color w:val="1a1613"/>
            <w:rtl w:val="0"/>
          </w:rPr>
          <w:t xml:space="preserve">and </w:t>
        </w:r>
      </w:ins>
      <w:r>
        <w:rPr>
          <w:color w:val="1a1613"/>
          <w:rtl w:val="0"/>
        </w:rPr>
        <w:t xml:space="preserve">FMI </w:t>
      </w:r>
      <w:ins w:id="10143" w:author="CastorIQ V3 rebuild" w:date="2026-09-16T17:36:25Z">
        <w:r>
          <w:rPr>
            <w:color w:val="1a1613"/>
            <w:rtl w:val="0"/>
          </w:rPr>
          <w:t xml:space="preserve">and PlanGrid </w:t>
        </w:r>
      </w:ins>
      <w:r>
        <w:rPr>
          <w:color w:val="1a1613"/>
          <w:rtl w:val="0"/>
        </w:rPr>
        <w:t xml:space="preserve">(2018) </w:t>
      </w:r>
      <w:del w:id="10144" w:author="CastorIQ V3 rebuild" w:date="2026-09-16T17:36:25Z">
        <w:r>
          <w:rPr>
            <w:color w:val="1a1613"/>
            <w:rtl w:val="0"/>
          </w:rPr>
          <w:delText xml:space="preserve">report attributes 52 </w:delText>
        </w:r>
      </w:del>
      <w:ins w:id="10145" w:author="CastorIQ V3 rebuild" w:date="2026-09-16T17:36:25Z">
        <w:r>
          <w:rPr>
            <w:color w:val="1a1613"/>
            <w:rtl w:val="0"/>
          </w:rPr>
          <w:t xml:space="preserve">attribute 48 </w:t>
        </w:r>
      </w:ins>
      <w:r>
        <w:rPr>
          <w:color w:val="1a1613"/>
          <w:rtl w:val="0"/>
        </w:rPr>
        <w:t xml:space="preserve">percent of all rework </w:t>
      </w:r>
      <w:ins w:id="10146" w:author="CastorIQ V3 rebuild" w:date="2026-09-16T17:36:25Z">
        <w:r>
          <w:rPr>
            <w:color w:val="1a1613"/>
            <w:rtl w:val="0"/>
          </w:rPr>
          <w:t xml:space="preserve">on US jobsites </w:t>
        </w:r>
      </w:ins>
      <w:r>
        <w:rPr>
          <w:color w:val="1a1613"/>
          <w:rtl w:val="0"/>
        </w:rPr>
        <w:t xml:space="preserve">to poor project data and miscommunication. The split extends beyond design </w:t>
      </w:r>
      <w:del w:id="10147" w:author="CastorIQ V3 rebuild" w:date="2026-09-16T17:36:25Z">
        <w:r>
          <w:rPr>
            <w:color w:val="1a1613"/>
            <w:rtl w:val="0"/>
          </w:rPr>
          <w:delText xml:space="preserve">coordination. In operations, a facilities manager consulting a fire safety plan needs the corresponding IfcSpace entities </w:delText>
        </w:r>
      </w:del>
      <w:ins w:id="10148" w:author="CastorIQ V3 rebuild" w:date="2026-09-16T17:36:25Z">
        <w:r>
          <w:rPr>
            <w:color w:val="1a1613"/>
            <w:rtl w:val="0"/>
          </w:rPr>
          <w:t xml:space="preserve">coordination </w:t>
        </w:r>
      </w:ins>
      <w:r>
        <w:rPr>
          <w:color w:val="1a1613"/>
          <w:rtl w:val="0"/>
        </w:rPr>
        <w:t xml:space="preserve">to </w:t>
      </w:r>
      <w:del w:id="10149" w:author="CastorIQ V3 rebuild" w:date="2026-09-16T17:36:25Z">
        <w:r>
          <w:rPr>
            <w:color w:val="1a1613"/>
            <w:rtl w:val="0"/>
          </w:rPr>
          <w:delText xml:space="preserve">match. On site, an engineer verifying a wall’s fire rating against contract specifications needs both sources to agree without opening a modelling tool. </w:delText>
        </w:r>
      </w:del>
      <w:ins w:id="10150" w:author="CastorIQ V3 rebuild" w:date="2026-09-16T17:36:25Z">
        <w:r>
          <w:rPr>
            <w:color w:val="1a1613"/>
            <w:rtl w:val="0"/>
          </w:rPr>
          <w:t xml:space="preserve">operations and site verification. </w:t>
        </w:r>
      </w:ins>
      <w:r>
        <w:rPr>
          <w:color w:val="1a1613"/>
          <w:rtl w:val="0"/>
        </w:rPr>
        <w:t xml:space="preserve">Each situation is </w:t>
      </w:r>
      <w:del w:id="10151" w:author="CastorIQ V3 rebuild" w:date="2026-09-16T17:36:25Z">
        <w:r>
          <w:rPr>
            <w:color w:val="1a1613"/>
            <w:rtl w:val="0"/>
          </w:rPr>
          <w:delText xml:space="preserve">a variant of </w:delText>
        </w:r>
      </w:del>
      <w:r>
        <w:rPr>
          <w:color w:val="1a1613"/>
          <w:rtl w:val="0"/>
        </w:rPr>
        <w:t xml:space="preserve">the same problem: two authoritative information domains that must agree at every point in a </w:t>
      </w:r>
      <w:del w:id="10152" w:author="CastorIQ V3 rebuild" w:date="2026-09-16T17:36:25Z">
        <w:r>
          <w:rPr>
            <w:color w:val="1a1613"/>
            <w:rtl w:val="0"/>
          </w:rPr>
          <w:delText xml:space="preserve">project’s </w:delText>
        </w:r>
      </w:del>
      <w:ins w:id="10153" w:author="CastorIQ V3 rebuild" w:date="2026-09-16T17:36:25Z">
        <w:r>
          <w:rPr>
            <w:color w:val="1a1613"/>
            <w:rtl w:val="0"/>
          </w:rPr>
          <w:t xml:space="preserve">project's </w:t>
        </w:r>
      </w:ins>
      <w:r>
        <w:rPr>
          <w:color w:val="1a1613"/>
          <w:rtl w:val="0"/>
        </w:rPr>
        <w:t xml:space="preserve">lifecycle, and that no existing tool holds together at that resolution.</w:t>
      </w:r>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1.1 State of practice</w:t>
      </w:r>
    </w:p>
    <w:p w:rsidR="00000000" w:rsidDel="00000000" w:rsidP="00000000" w:rsidRDefault="00000000" w:rsidRPr="00000000" w14:paraId="00000018">
      <w:pPr>
        <w:spacing w:after="120" w:line="276" w:lineRule="auto"/>
        <w:jc w:val="both"/>
        <w:rPr/>
      </w:pPr>
      <w:r>
        <w:rPr>
          <w:color w:val="1a1613"/>
          <w:rtl w:val="0"/>
        </w:rPr>
        <w:t xml:space="preserve">Current industry practice addresses this gap through largely manual or uni-directional mechanisms. Commercial clash-detection platforms perform model-to-model checks but do not reason over unstructured text. </w:t>
      </w:r>
      <w:del w:id="10154" w:author="CastorIQ V3 rebuild" w:date="2026-09-16T17:36:25Z">
        <w:r>
          <w:rPr>
            <w:color w:val="1a1613"/>
            <w:rtl w:val="0"/>
          </w:rPr>
          <w:delText xml:space="preserve">Emerging </w:delText>
        </w:r>
      </w:del>
      <w:r>
        <w:rPr>
          <w:color w:val="1a1613"/>
          <w:rtl w:val="0"/>
        </w:rPr>
        <w:t xml:space="preserve">NLP-based tools for building code compliance checking </w:t>
      </w:r>
      <w:del w:id="10155" w:author="CastorIQ V3 rebuild" w:date="2026-09-16T17:36:25Z">
        <w:r>
          <w:rPr>
            <w:color w:val="1a1613"/>
            <w:rtl w:val="0"/>
          </w:rPr>
          <w:delText xml:space="preserve">show promise in parsing </w:delText>
        </w:r>
      </w:del>
      <w:ins w:id="10156" w:author="CastorIQ V3 rebuild" w:date="2026-09-16T17:36:25Z">
        <w:r>
          <w:rPr>
            <w:color w:val="1a1613"/>
            <w:rtl w:val="0"/>
          </w:rPr>
          <w:t xml:space="preserve">parse </w:t>
        </w:r>
      </w:ins>
      <w:r>
        <w:rPr>
          <w:color w:val="1a1613"/>
          <w:rtl w:val="0"/>
        </w:rPr>
        <w:t xml:space="preserve">prescriptive requirements but remain read-only: they flag non-compliance without proposing corrective model modifications. Commercial CDEs manage file versioning but treat </w:t>
      </w:r>
      <w:del w:id="10157" w:author="CastorIQ V3 rebuild" w:date="2026-09-16T17:36:25Z">
        <w:r>
          <w:rPr>
            <w:color w:val="1a1613"/>
            <w:rtl w:val="0"/>
          </w:rPr>
          <w:delText xml:space="preserve">BIM </w:delText>
        </w:r>
      </w:del>
      <w:r>
        <w:rPr>
          <w:color w:val="1a1613"/>
          <w:rtl w:val="0"/>
        </w:rPr>
        <w:t xml:space="preserve">models and documents as opaque files with no semantic </w:t>
      </w:r>
      <w:del w:id="10158" w:author="CastorIQ V3 rebuild" w:date="2026-09-16T17:36:25Z">
        <w:r>
          <w:rPr>
            <w:color w:val="1a1613"/>
            <w:rtl w:val="0"/>
          </w:rPr>
          <w:delText xml:space="preserve">linkage between their contents. </w:delText>
        </w:r>
      </w:del>
      <w:ins w:id="10159" w:author="CastorIQ V3 rebuild" w:date="2026-09-16T17:36:25Z">
        <w:r>
          <w:rPr>
            <w:color w:val="1a1613"/>
            <w:rtl w:val="0"/>
          </w:rPr>
          <w:t xml:space="preserve">linkage. </w:t>
        </w:r>
      </w:ins>
      <w:r>
        <w:rPr>
          <w:color w:val="1a1613"/>
          <w:rtl w:val="0"/>
        </w:rPr>
        <w:t xml:space="preserve">Recent research demonstrates LLM-based multi-agent frameworks that generate and edit BIM models from natural language </w:t>
      </w:r>
      <w:del w:id="10160" w:author="CastorIQ V3 rebuild" w:date="2026-09-16T17:36:25Z">
        <w:r>
          <w:rPr>
            <w:color w:val="1a1613"/>
            <w:rtl w:val="0"/>
          </w:rPr>
          <w:delText xml:space="preserve">(Chen </w:delText>
        </w:r>
      </w:del>
      <w:ins w:id="10161" w:author="CastorIQ V3 rebuild" w:date="2026-09-16T17:36:25Z">
        <w:r>
          <w:rPr>
            <w:color w:val="1a1613"/>
            <w:rtl w:val="0"/>
          </w:rPr>
          <w:t xml:space="preserve">(Du </w:t>
        </w:r>
      </w:ins>
      <w:r>
        <w:rPr>
          <w:color w:val="1a1613"/>
          <w:rtl w:val="0"/>
        </w:rPr>
        <w:t xml:space="preserve">et al., 2024), and </w:t>
      </w:r>
      <w:del w:id="10162" w:author="CastorIQ V3 rebuild" w:date="2026-09-16T17:36:25Z">
        <w:r>
          <w:rPr>
            <w:color w:val="1a1613"/>
            <w:rtl w:val="0"/>
          </w:rPr>
          <w:delText xml:space="preserve">structured </w:delText>
        </w:r>
      </w:del>
      <w:r>
        <w:rPr>
          <w:color w:val="1a1613"/>
          <w:rtl w:val="0"/>
        </w:rPr>
        <w:t xml:space="preserve">protocols that let LLMs manipulate IFC data through predefined tools and dynamic code generation </w:t>
      </w:r>
      <w:del w:id="10163" w:author="CastorIQ V3 rebuild" w:date="2026-09-16T17:36:25Z">
        <w:r>
          <w:rPr>
            <w:color w:val="1a1613"/>
            <w:rtl w:val="0"/>
          </w:rPr>
          <w:delText xml:space="preserve">(Ning </w:delText>
        </w:r>
      </w:del>
      <w:ins w:id="10164" w:author="CastorIQ V3 rebuild" w:date="2026-09-16T17:36:25Z">
        <w:r>
          <w:rPr>
            <w:color w:val="1a1613"/>
            <w:rtl w:val="0"/>
          </w:rPr>
          <w:t xml:space="preserve">(Nithyanantham </w:t>
        </w:r>
      </w:ins>
      <w:r>
        <w:rPr>
          <w:color w:val="1a1613"/>
          <w:rtl w:val="0"/>
        </w:rPr>
        <w:t xml:space="preserve">et al., 2025). </w:t>
      </w:r>
      <w:del w:id="10165" w:author="CastorIQ V3 rebuild" w:date="2026-09-16T17:36:25Z">
        <w:r>
          <w:rPr>
            <w:color w:val="1a1613"/>
            <w:rtl w:val="0"/>
          </w:rPr>
          <w:delText xml:space="preserve">However, both </w:delText>
        </w:r>
      </w:del>
      <w:ins w:id="10166" w:author="CastorIQ V3 rebuild" w:date="2026-09-16T17:36:25Z">
        <w:r>
          <w:rPr>
            <w:color w:val="1a1613"/>
            <w:rtl w:val="0"/>
          </w:rPr>
          <w:t xml:space="preserve">Both </w:t>
        </w:r>
      </w:ins>
      <w:r>
        <w:rPr>
          <w:color w:val="1a1613"/>
          <w:rtl w:val="0"/>
        </w:rPr>
        <w:t xml:space="preserve">remain uni-directional from instruction to </w:t>
      </w:r>
      <w:del w:id="10167" w:author="CastorIQ V3 rebuild" w:date="2026-09-16T17:36:25Z">
        <w:r>
          <w:rPr>
            <w:color w:val="1a1613"/>
            <w:rtl w:val="0"/>
          </w:rPr>
          <w:delText xml:space="preserve">model and </w:delText>
        </w:r>
      </w:del>
      <w:ins w:id="10168" w:author="CastorIQ V3 rebuild" w:date="2026-09-16T17:36:25Z">
        <w:r>
          <w:rPr>
            <w:color w:val="1a1613"/>
            <w:rtl w:val="0"/>
          </w:rPr>
          <w:t xml:space="preserve">model, </w:t>
        </w:r>
      </w:ins>
      <w:r>
        <w:rPr>
          <w:color w:val="1a1613"/>
          <w:rtl w:val="0"/>
        </w:rPr>
        <w:t xml:space="preserve">do not cross-reference </w:t>
      </w:r>
      <w:del w:id="10169" w:author="CastorIQ V3 rebuild" w:date="2026-09-16T17:36:25Z">
        <w:r>
          <w:rPr>
            <w:color w:val="1a1613"/>
            <w:rtl w:val="0"/>
          </w:rPr>
          <w:delText xml:space="preserve">unstructured </w:delText>
        </w:r>
      </w:del>
      <w:r>
        <w:rPr>
          <w:color w:val="1a1613"/>
          <w:rtl w:val="0"/>
        </w:rPr>
        <w:t xml:space="preserve">technical </w:t>
      </w:r>
      <w:del w:id="10170" w:author="CastorIQ V3 rebuild" w:date="2026-09-16T17:36:25Z">
        <w:r>
          <w:rPr>
            <w:color w:val="1a1613"/>
            <w:rtl w:val="0"/>
          </w:rPr>
          <w:delText xml:space="preserve">documents.</w:delText>
        </w:r>
      </w:del>
      <w:ins w:id="10171" w:author="CastorIQ V3 rebuild" w:date="2026-09-16T17:36:25Z">
        <w:r>
          <w:rPr>
            <w:color w:val="1a1613"/>
            <w:rtl w:val="0"/>
          </w:rPr>
          <w:t xml:space="preserve">documents, and check a change against the model's stated intent rather than by measuring what the executed code did to the file.</w:t>
        </w:r>
      </w:ins>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1.2 Gap identification</w:t>
      </w:r>
    </w:p>
    <w:p w:rsidR="00000000" w:rsidDel="00000000" w:rsidP="00000000" w:rsidRDefault="00000000" w:rsidRPr="00000000" w14:paraId="00000018">
      <w:pPr>
        <w:spacing w:after="120" w:line="276" w:lineRule="auto"/>
        <w:jc w:val="both"/>
        <w:rPr/>
      </w:pPr>
      <w:r>
        <w:rPr>
          <w:color w:val="1a1613"/>
          <w:rtl w:val="0"/>
        </w:rPr>
        <w:t xml:space="preserve">Three specific gaps justify </w:t>
      </w:r>
      <w:del w:id="10172" w:author="CastorIQ V3 rebuild" w:date="2026-09-16T17:36:25Z">
        <w:r>
          <w:rPr>
            <w:color w:val="1a1613"/>
            <w:rtl w:val="0"/>
          </w:rPr>
          <w:delText xml:space="preserve">CastorIQ’s </w:delText>
        </w:r>
      </w:del>
      <w:ins w:id="10173" w:author="CastorIQ V3 rebuild" w:date="2026-09-16T17:36:25Z">
        <w:r>
          <w:rPr>
            <w:color w:val="1a1613"/>
            <w:rtl w:val="0"/>
          </w:rPr>
          <w:t xml:space="preserve">CastorIQ's </w:t>
        </w:r>
      </w:ins>
      <w:r>
        <w:rPr>
          <w:color w:val="1a1613"/>
          <w:rtl w:val="0"/>
        </w:rPr>
        <w:t xml:space="preserve">approach and structure the rest of this memory:</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Pr>
          <w:rFonts w:ascii="Arial" w:cs="Arial" w:eastAsia="Arial" w:hAnsi="Arial"/>
          <w:b w:val="1"/>
          <w:bCs w:val="1"/>
          <w:i w:val="0"/>
          <w:iCs w:val="0"/>
          <w:smallCaps w:val="0"/>
          <w:strike w:val="0"/>
          <w:color w:val="1a1613"/>
          <w:sz w:val="22"/>
          <w:szCs w:val="22"/>
          <w:u w:val="none"/>
          <w:shd w:fill="auto" w:val="clear"/>
          <w:vertAlign w:val="baseline"/>
          <w:rtl w:val="0"/>
        </w:rPr>
        <w:t xml:space="preserve">Gap 1.</w:t>
      </w:r>
      <w:r>
        <w:rPr>
          <w:rFonts w:ascii="Arial" w:cs="Arial" w:eastAsia="Arial" w:hAnsi="Arial"/>
          <w:b w:val="0"/>
          <w:bCs w:val="0"/>
          <w:i w:val="0"/>
          <w:iCs w:val="0"/>
          <w:smallCaps w:val="0"/>
          <w:strike w:val="0"/>
          <w:color w:val="1a1613"/>
          <w:sz w:val="22"/>
          <w:szCs w:val="22"/>
          <w:u w:val="none"/>
          <w:shd w:fill="auto" w:val="clear"/>
          <w:vertAlign w:val="baseline"/>
          <w:rtl w:val="0"/>
        </w:rPr>
        <w:t xml:space="preserve"> No production-ready tool semantically links IFC entity properties to natural-language requirements in associated technical documents. Addressed by the unified </w:t>
      </w:r>
      <w:del w:id="10174" w:author="CastorIQ V3 rebuild" w:date="2026-09-16T17:36:25Z">
        <w:r>
          <w:rPr>
            <w:i w:val="0"/>
            <w:iCs w:val="0"/>
            <w:smallCaps w:val="0"/>
            <w:strike w:val="0"/>
            <w:color w:val="1a1613"/>
            <w:sz w:val="22"/>
            <w:szCs w:val="22"/>
            <w:shd w:fill="auto" w:val="clear"/>
            <w:vertAlign w:val="baseline"/>
            <w:rtl w:val="0"/>
          </w:rPr>
          <w:delText xml:space="preserve">pgvector </w:delText>
        </w:r>
      </w:del>
      <w:ins w:id="10175" w:author="CastorIQ V3 rebuild" w:date="2026-09-16T17:36:25Z">
        <w:r>
          <w:rPr>
            <w:rFonts w:ascii="Arial" w:cs="Arial" w:eastAsia="Arial" w:hAnsi="Arial"/>
            <w:b w:val="0"/>
            <w:bCs w:val="0"/>
            <w:i w:val="0"/>
            <w:iCs w:val="0"/>
            <w:smallCaps w:val="0"/>
            <w:strike w:val="0"/>
            <w:color w:val="1a1613"/>
            <w:sz w:val="22"/>
            <w:szCs w:val="22"/>
            <w:u w:val="none"/>
            <w:shd w:fill="auto" w:val="clear"/>
            <w:vertAlign w:val="baseline"/>
            <w:rtl w:val="0"/>
          </w:rPr>
          <w:t xml:space="preserve">vector </w:t>
        </w:r>
      </w:ins>
      <w:r>
        <w:rPr>
          <w:rFonts w:ascii="Arial" w:cs="Arial" w:eastAsia="Arial" w:hAnsi="Arial"/>
          <w:b w:val="0"/>
          <w:bCs w:val="0"/>
          <w:i w:val="0"/>
          <w:iCs w:val="0"/>
          <w:smallCaps w:val="0"/>
          <w:strike w:val="0"/>
          <w:color w:val="1a1613"/>
          <w:sz w:val="22"/>
          <w:szCs w:val="22"/>
          <w:u w:val="none"/>
          <w:shd w:fill="auto" w:val="clear"/>
          <w:vertAlign w:val="baseline"/>
          <w:rtl w:val="0"/>
        </w:rPr>
        <w:t xml:space="preserve">store </w:t>
      </w:r>
      <w:del w:id="10176" w:author="CastorIQ V3 rebuild" w:date="2026-09-16T17:36:25Z">
        <w:r>
          <w:rPr>
            <w:i w:val="0"/>
            <w:iCs w:val="0"/>
            <w:smallCaps w:val="0"/>
            <w:strike w:val="0"/>
            <w:color w:val="1a1613"/>
            <w:sz w:val="22"/>
            <w:szCs w:val="22"/>
            <w:shd w:fill="auto" w:val="clear"/>
            <w:vertAlign w:val="baseline"/>
            <w:rtl w:val="0"/>
          </w:rPr>
          <w:delText xml:space="preserve">described in </w:delText>
        </w:r>
      </w:del>
      <w:ins w:id="10177" w:author="CastorIQ V3 rebuild" w:date="2026-09-16T17:36:25Z">
        <w:r>
          <w:rPr>
            <w:rFonts w:ascii="Arial" w:cs="Arial" w:eastAsia="Arial" w:hAnsi="Arial"/>
            <w:b w:val="0"/>
            <w:bCs w:val="0"/>
            <w:i w:val="0"/>
            <w:iCs w:val="0"/>
            <w:smallCaps w:val="0"/>
            <w:strike w:val="0"/>
            <w:color w:val="1a1613"/>
            <w:sz w:val="22"/>
            <w:szCs w:val="22"/>
            <w:u w:val="none"/>
            <w:shd w:fill="auto" w:val="clear"/>
            <w:vertAlign w:val="baseline"/>
            <w:rtl w:val="0"/>
          </w:rPr>
          <w:t xml:space="preserve">of </w:t>
        </w:r>
      </w:ins>
      <w:r>
        <w:rPr>
          <w:rFonts w:ascii="Arial" w:cs="Arial" w:eastAsia="Arial" w:hAnsi="Arial"/>
          <w:b w:val="0"/>
          <w:bCs w:val="0"/>
          <w:i w:val="0"/>
          <w:iCs w:val="0"/>
          <w:smallCaps w:val="0"/>
          <w:strike w:val="0"/>
          <w:color w:val="1a1613"/>
          <w:sz w:val="22"/>
          <w:szCs w:val="22"/>
          <w:u w:val="none"/>
          <w:shd w:fill="auto" w:val="clear"/>
          <w:vertAlign w:val="baseline"/>
          <w:rtl w:val="0"/>
        </w:rPr>
        <w:t xml:space="preserve">Section </w:t>
      </w:r>
      <w:del w:id="10178" w:author="CastorIQ V3 rebuild" w:date="2026-09-16T17:36:25Z">
        <w:r>
          <w:rPr>
            <w:i w:val="0"/>
            <w:iCs w:val="0"/>
            <w:smallCaps w:val="0"/>
            <w:strike w:val="0"/>
            <w:color w:val="1a1613"/>
            <w:sz w:val="22"/>
            <w:szCs w:val="22"/>
            <w:shd w:fill="auto" w:val="clear"/>
            <w:vertAlign w:val="baseline"/>
            <w:rtl w:val="0"/>
          </w:rPr>
          <w:delText xml:space="preserve">3.</w:delText>
        </w:r>
      </w:del>
      <w:ins w:id="10179" w:author="CastorIQ V3 rebuild" w:date="2026-09-16T17:36:25Z">
        <w:r>
          <w:rPr>
            <w:rFonts w:ascii="Arial" w:cs="Arial" w:eastAsia="Arial" w:hAnsi="Arial"/>
            <w:b w:val="0"/>
            <w:bCs w:val="0"/>
            <w:i w:val="0"/>
            <w:iCs w:val="0"/>
            <w:smallCaps w:val="0"/>
            <w:strike w:val="0"/>
            <w:color w:val="1a1613"/>
            <w:sz w:val="22"/>
            <w:szCs w:val="22"/>
            <w:u w:val="none"/>
            <w:shd w:fill="auto" w:val="clear"/>
            <w:vertAlign w:val="baseline"/>
            <w:rtl w:val="0"/>
          </w:rPr>
          <w:t xml:space="preserve">3.1.</w:t>
        </w:r>
      </w:ins>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Pr>
          <w:rFonts w:ascii="Arial" w:cs="Arial" w:eastAsia="Arial" w:hAnsi="Arial"/>
          <w:b w:val="1"/>
          <w:bCs w:val="1"/>
          <w:i w:val="0"/>
          <w:iCs w:val="0"/>
          <w:smallCaps w:val="0"/>
          <w:strike w:val="0"/>
          <w:color w:val="1a1613"/>
          <w:sz w:val="22"/>
          <w:szCs w:val="22"/>
          <w:u w:val="none"/>
          <w:shd w:fill="auto" w:val="clear"/>
          <w:vertAlign w:val="baseline"/>
          <w:rtl w:val="0"/>
        </w:rPr>
        <w:t xml:space="preserve">Gap 2.</w:t>
      </w:r>
      <w:r>
        <w:rPr>
          <w:rFonts w:ascii="Arial" w:cs="Arial" w:eastAsia="Arial" w:hAnsi="Arial"/>
          <w:b w:val="0"/>
          <w:bCs w:val="0"/>
          <w:i w:val="0"/>
          <w:iCs w:val="0"/>
          <w:smallCaps w:val="0"/>
          <w:strike w:val="0"/>
          <w:color w:val="1a1613"/>
          <w:sz w:val="22"/>
          <w:szCs w:val="22"/>
          <w:u w:val="none"/>
          <w:shd w:fill="auto" w:val="clear"/>
          <w:vertAlign w:val="baseline"/>
          <w:rtl w:val="0"/>
        </w:rPr>
        <w:t xml:space="preserve"> Existing compliance-checking research stops at detection. No validated workflow exists for LLM-proposed IFC modifications </w:t>
      </w:r>
      <w:del w:id="10180" w:author="CastorIQ V3 rebuild" w:date="2026-09-16T17:36:25Z">
        <w:r>
          <w:rPr>
            <w:i w:val="0"/>
            <w:iCs w:val="0"/>
            <w:smallCaps w:val="0"/>
            <w:strike w:val="0"/>
            <w:color w:val="1a1613"/>
            <w:sz w:val="22"/>
            <w:szCs w:val="22"/>
            <w:shd w:fill="auto" w:val="clear"/>
            <w:vertAlign w:val="baseline"/>
            <w:rtl w:val="0"/>
          </w:rPr>
          <w:delText xml:space="preserve">with structured approval and version control. </w:delText>
        </w:r>
      </w:del>
      <w:ins w:id="10181" w:author="CastorIQ V3 rebuild" w:date="2026-09-16T17:36:25Z">
        <w:r>
          <w:rPr>
            <w:rFonts w:ascii="Arial" w:cs="Arial" w:eastAsia="Arial" w:hAnsi="Arial"/>
            <w:b w:val="0"/>
            <w:bCs w:val="0"/>
            <w:i w:val="0"/>
            <w:iCs w:val="0"/>
            <w:smallCaps w:val="0"/>
            <w:strike w:val="0"/>
            <w:color w:val="1a1613"/>
            <w:sz w:val="22"/>
            <w:szCs w:val="22"/>
            <w:u w:val="none"/>
            <w:shd w:fill="auto" w:val="clear"/>
            <w:vertAlign w:val="baseline"/>
            <w:rtl w:val="0"/>
          </w:rPr>
          <w:t xml:space="preserve">whose effect on the file is measured before a human approves it. </w:t>
        </w:r>
      </w:ins>
      <w:r>
        <w:rPr>
          <w:rFonts w:ascii="Arial" w:cs="Arial" w:eastAsia="Arial" w:hAnsi="Arial"/>
          <w:b w:val="0"/>
          <w:bCs w:val="0"/>
          <w:i w:val="0"/>
          <w:iCs w:val="0"/>
          <w:smallCaps w:val="0"/>
          <w:strike w:val="0"/>
          <w:color w:val="1a1613"/>
          <w:sz w:val="22"/>
          <w:szCs w:val="22"/>
          <w:u w:val="none"/>
          <w:shd w:fill="auto" w:val="clear"/>
          <w:vertAlign w:val="baseline"/>
          <w:rtl w:val="0"/>
        </w:rPr>
        <w:t xml:space="preserve">Addressed by the </w:t>
      </w:r>
      <w:del w:id="10182" w:author="CastorIQ V3 rebuild" w:date="2026-09-16T17:36:25Z">
        <w:r>
          <w:rPr>
            <w:i w:val="0"/>
            <w:iCs w:val="0"/>
            <w:smallCaps w:val="0"/>
            <w:strike w:val="0"/>
            <w:color w:val="1a1613"/>
            <w:sz w:val="22"/>
            <w:szCs w:val="22"/>
            <w:shd w:fill="auto" w:val="clear"/>
            <w:vertAlign w:val="baseline"/>
            <w:rtl w:val="0"/>
          </w:rPr>
          <w:delText xml:space="preserve">RSAA </w:delText>
        </w:r>
      </w:del>
      <w:r>
        <w:rPr>
          <w:rFonts w:ascii="Arial" w:cs="Arial" w:eastAsia="Arial" w:hAnsi="Arial"/>
          <w:b w:val="0"/>
          <w:bCs w:val="0"/>
          <w:i w:val="0"/>
          <w:iCs w:val="0"/>
          <w:smallCaps w:val="0"/>
          <w:strike w:val="0"/>
          <w:color w:val="1a1613"/>
          <w:sz w:val="22"/>
          <w:szCs w:val="22"/>
          <w:u w:val="none"/>
          <w:shd w:fill="auto" w:val="clear"/>
          <w:vertAlign w:val="baseline"/>
          <w:rtl w:val="0"/>
        </w:rPr>
        <w:t xml:space="preserve">write-back architecture </w:t>
      </w:r>
      <w:del w:id="10183" w:author="CastorIQ V3 rebuild" w:date="2026-09-16T17:36:25Z">
        <w:r>
          <w:rPr>
            <w:i w:val="0"/>
            <w:iCs w:val="0"/>
            <w:smallCaps w:val="0"/>
            <w:strike w:val="0"/>
            <w:color w:val="1a1613"/>
            <w:sz w:val="22"/>
            <w:szCs w:val="22"/>
            <w:shd w:fill="auto" w:val="clear"/>
            <w:vertAlign w:val="baseline"/>
            <w:rtl w:val="0"/>
          </w:rPr>
          <w:delText xml:space="preserve">in </w:delText>
        </w:r>
      </w:del>
      <w:ins w:id="10184" w:author="CastorIQ V3 rebuild" w:date="2026-09-16T17:36:25Z">
        <w:r>
          <w:rPr>
            <w:rFonts w:ascii="Arial" w:cs="Arial" w:eastAsia="Arial" w:hAnsi="Arial"/>
            <w:b w:val="0"/>
            <w:bCs w:val="0"/>
            <w:i w:val="0"/>
            <w:iCs w:val="0"/>
            <w:smallCaps w:val="0"/>
            <w:strike w:val="0"/>
            <w:color w:val="1a1613"/>
            <w:sz w:val="22"/>
            <w:szCs w:val="22"/>
            <w:u w:val="none"/>
            <w:shd w:fill="auto" w:val="clear"/>
            <w:vertAlign w:val="baseline"/>
            <w:rtl w:val="0"/>
          </w:rPr>
          <w:t xml:space="preserve">of </w:t>
        </w:r>
      </w:ins>
      <w:r>
        <w:rPr>
          <w:rFonts w:ascii="Arial" w:cs="Arial" w:eastAsia="Arial" w:hAnsi="Arial"/>
          <w:b w:val="0"/>
          <w:bCs w:val="0"/>
          <w:i w:val="0"/>
          <w:iCs w:val="0"/>
          <w:smallCaps w:val="0"/>
          <w:strike w:val="0"/>
          <w:color w:val="1a1613"/>
          <w:sz w:val="22"/>
          <w:szCs w:val="22"/>
          <w:u w:val="none"/>
          <w:shd w:fill="auto" w:val="clear"/>
          <w:vertAlign w:val="baseline"/>
          <w:rtl w:val="0"/>
        </w:rPr>
        <w:t xml:space="preserve">Section </w:t>
      </w:r>
      <w:del w:id="10185" w:author="CastorIQ V3 rebuild" w:date="2026-09-16T17:36:25Z">
        <w:r>
          <w:rPr>
            <w:i w:val="0"/>
            <w:iCs w:val="0"/>
            <w:smallCaps w:val="0"/>
            <w:strike w:val="0"/>
            <w:color w:val="1a1613"/>
            <w:sz w:val="22"/>
            <w:szCs w:val="22"/>
            <w:shd w:fill="auto" w:val="clear"/>
            <w:vertAlign w:val="baseline"/>
            <w:rtl w:val="0"/>
          </w:rPr>
          <w:delText xml:space="preserve">3 </w:delText>
        </w:r>
      </w:del>
      <w:ins w:id="10186" w:author="CastorIQ V3 rebuild" w:date="2026-09-16T17:36:25Z">
        <w:r>
          <w:rPr>
            <w:rFonts w:ascii="Arial" w:cs="Arial" w:eastAsia="Arial" w:hAnsi="Arial"/>
            <w:b w:val="0"/>
            <w:bCs w:val="0"/>
            <w:i w:val="0"/>
            <w:iCs w:val="0"/>
            <w:smallCaps w:val="0"/>
            <w:strike w:val="0"/>
            <w:color w:val="1a1613"/>
            <w:sz w:val="22"/>
            <w:szCs w:val="22"/>
            <w:u w:val="none"/>
            <w:shd w:fill="auto" w:val="clear"/>
            <w:vertAlign w:val="baseline"/>
            <w:rtl w:val="0"/>
          </w:rPr>
          <w:t xml:space="preserve">3.2 </w:t>
        </w:r>
      </w:ins>
      <w:r>
        <w:rPr>
          <w:rFonts w:ascii="Arial" w:cs="Arial" w:eastAsia="Arial" w:hAnsi="Arial"/>
          <w:b w:val="0"/>
          <w:bCs w:val="0"/>
          <w:i w:val="0"/>
          <w:iCs w:val="0"/>
          <w:smallCaps w:val="0"/>
          <w:strike w:val="0"/>
          <w:color w:val="1a1613"/>
          <w:sz w:val="22"/>
          <w:szCs w:val="22"/>
          <w:u w:val="none"/>
          <w:shd w:fill="auto" w:val="clear"/>
          <w:vertAlign w:val="baseline"/>
          <w:rtl w:val="0"/>
        </w:rPr>
        <w:t xml:space="preserve">and evaluated in Section 5.</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Pr>
          <w:rFonts w:ascii="Arial" w:cs="Arial" w:eastAsia="Arial" w:hAnsi="Arial"/>
          <w:b w:val="1"/>
          <w:bCs w:val="1"/>
          <w:i w:val="0"/>
          <w:iCs w:val="0"/>
          <w:smallCaps w:val="0"/>
          <w:strike w:val="0"/>
          <w:color w:val="1a1613"/>
          <w:sz w:val="22"/>
          <w:szCs w:val="22"/>
          <w:u w:val="none"/>
          <w:shd w:fill="auto" w:val="clear"/>
          <w:vertAlign w:val="baseline"/>
          <w:rtl w:val="0"/>
        </w:rPr>
        <w:t xml:space="preserve">Gap 3.</w:t>
      </w:r>
      <w:r>
        <w:rPr>
          <w:rFonts w:ascii="Arial" w:cs="Arial" w:eastAsia="Arial" w:hAnsi="Arial"/>
          <w:b w:val="0"/>
          <w:bCs w:val="0"/>
          <w:i w:val="0"/>
          <w:iCs w:val="0"/>
          <w:smallCaps w:val="0"/>
          <w:strike w:val="0"/>
          <w:color w:val="1a1613"/>
          <w:sz w:val="22"/>
          <w:szCs w:val="22"/>
          <w:u w:val="none"/>
          <w:shd w:fill="auto" w:val="clear"/>
          <w:vertAlign w:val="baseline"/>
          <w:rtl w:val="0"/>
        </w:rPr>
        <w:t xml:space="preserve"> The industry lacks lightweight, privacy-respecting solutions that operate on locally hosted models. Most emerging tools depend on proprietary cloud APIs, which raises data-sovereignty concerns for projects under contractual confidentiality. Addressed by </w:t>
      </w:r>
      <w:del w:id="10187" w:author="CastorIQ V3 rebuild" w:date="2026-09-16T17:36:25Z">
        <w:r>
          <w:rPr>
            <w:i w:val="0"/>
            <w:iCs w:val="0"/>
            <w:smallCaps w:val="0"/>
            <w:strike w:val="0"/>
            <w:color w:val="1a1613"/>
            <w:sz w:val="22"/>
            <w:szCs w:val="22"/>
            <w:shd w:fill="auto" w:val="clear"/>
            <w:vertAlign w:val="baseline"/>
            <w:rtl w:val="0"/>
          </w:rPr>
          <w:delText xml:space="preserve">the </w:delText>
        </w:r>
      </w:del>
      <w:r>
        <w:rPr>
          <w:rFonts w:ascii="Arial" w:cs="Arial" w:eastAsia="Arial" w:hAnsi="Arial"/>
          <w:b w:val="0"/>
          <w:bCs w:val="0"/>
          <w:i w:val="0"/>
          <w:iCs w:val="0"/>
          <w:smallCaps w:val="0"/>
          <w:strike w:val="0"/>
          <w:color w:val="1a1613"/>
          <w:sz w:val="22"/>
          <w:szCs w:val="22"/>
          <w:u w:val="none"/>
          <w:shd w:fill="auto" w:val="clear"/>
          <w:vertAlign w:val="baseline"/>
          <w:rtl w:val="0"/>
        </w:rPr>
        <w:t xml:space="preserve">local-first deployment </w:t>
      </w:r>
      <w:del w:id="10188" w:author="CastorIQ V3 rebuild" w:date="2026-09-16T17:36:25Z">
        <w:r>
          <w:rPr>
            <w:i w:val="0"/>
            <w:iCs w:val="0"/>
            <w:smallCaps w:val="0"/>
            <w:strike w:val="0"/>
            <w:color w:val="1a1613"/>
            <w:sz w:val="22"/>
            <w:szCs w:val="22"/>
            <w:shd w:fill="auto" w:val="clear"/>
            <w:vertAlign w:val="baseline"/>
            <w:rtl w:val="0"/>
          </w:rPr>
          <w:delText xml:space="preserve">model </w:delText>
        </w:r>
      </w:del>
      <w:r>
        <w:rPr>
          <w:rFonts w:ascii="Arial" w:cs="Arial" w:eastAsia="Arial" w:hAnsi="Arial"/>
          <w:b w:val="0"/>
          <w:bCs w:val="0"/>
          <w:i w:val="0"/>
          <w:iCs w:val="0"/>
          <w:smallCaps w:val="0"/>
          <w:strike w:val="0"/>
          <w:color w:val="1a1613"/>
          <w:sz w:val="22"/>
          <w:szCs w:val="22"/>
          <w:u w:val="none"/>
          <w:shd w:fill="auto" w:val="clear"/>
          <w:vertAlign w:val="baseline"/>
          <w:rtl w:val="0"/>
        </w:rPr>
        <w:t xml:space="preserve">with an optional bring-your-own-key (BYOK) path.</w:t>
      </w:r>
    </w:p>
    <w:p w:rsidR="00000000" w:rsidDel="00000000" w:rsidP="00000000" w:rsidRDefault="00000000" w:rsidRPr="00000000" w14:paraId="00000016">
      <w:pPr>
        <w:keepNext w:val="1"/>
        <w:spacing w:after="40" w:before="360" w:lineRule="auto"/>
        <w:rPr/>
      </w:pPr>
      <w:r>
        <w:rPr>
          <w:b w:val="1"/>
          <w:bCs w:val="1"/>
          <w:color w:val="1b3a6b"/>
          <w:sz w:val="16"/>
          <w:szCs w:val="16"/>
          <w:rtl w:val="0"/>
        </w:rPr>
        <w:t xml:space="preserve">§ 2</w:t>
      </w:r>
    </w:p>
    <w:p w:rsidR="00000000" w:rsidDel="00000000" w:rsidP="00000000" w:rsidRDefault="00000000" w:rsidRPr="00000000" w14:paraId="00000017">
      <w:pPr>
        <w:pStyle w:val="Heading1"/>
        <w:keepNext w:val="1"/>
        <w:spacing w:after="200" w:before="60" w:lineRule="auto"/>
        <w:rPr/>
      </w:pPr>
      <w:r>
        <w:rPr>
          <w:b w:val="1"/>
          <w:bCs w:val="1"/>
          <w:color w:val="1b3a6b"/>
          <w:sz w:val="36"/>
          <w:szCs w:val="36"/>
          <w:highlight w:val="yellow"/>
          <w:rtl w:val="0"/>
        </w:rPr>
        <w:t xml:space="preserve">Objectives and research questions</w:t>
      </w:r>
    </w:p>
    <w:p w:rsidR="00000000" w:rsidDel="00000000" w:rsidP="00000000" w:rsidRDefault="00000000" w:rsidRPr="00000000" w14:paraId="00000018">
      <w:pPr>
        <w:spacing w:after="120" w:line="276" w:lineRule="auto"/>
        <w:jc w:val="both"/>
        <w:rPr/>
      </w:pPr>
      <w:r>
        <w:rPr>
          <w:color w:val="1a1613"/>
          <w:highlight w:val="yellow"/>
          <w:rtl w:val="0"/>
        </w:rPr>
        <w:t xml:space="preserve">The central claim </w:t>
      </w:r>
      <w:del w:id="10189" w:author="CastorIQ V3 rebuild" w:date="2026-09-16T17:36:25Z">
        <w:r>
          <w:rPr>
            <w:color w:val="1a1613"/>
            <w:rtl w:val="0"/>
          </w:rPr>
          <w:delText xml:space="preserve">under investigation </w:delText>
        </w:r>
      </w:del>
      <w:r>
        <w:rPr>
          <w:color w:val="1a1613"/>
          <w:highlight w:val="yellow"/>
          <w:rtl w:val="0"/>
        </w:rPr>
        <w:t xml:space="preserve">is that a bi-directional, document-grounded, human-in-the-loop system can materially close the Split Reality gap </w:t>
      </w:r>
      <w:del w:id="10190" w:author="CastorIQ V3 rebuild" w:date="2026-09-16T17:36:25Z">
        <w:r>
          <w:rPr>
            <w:color w:val="1a1613"/>
            <w:rtl w:val="0"/>
          </w:rPr>
          <w:delText xml:space="preserve">between IFC models and technical documentation </w:delText>
        </w:r>
      </w:del>
      <w:r>
        <w:rPr>
          <w:color w:val="1a1613"/>
          <w:highlight w:val="yellow"/>
          <w:rtl w:val="0"/>
        </w:rPr>
        <w:t xml:space="preserve">without compromising professional accountability or data sovereignty. </w:t>
      </w:r>
      <w:del w:id="10191" w:author="CastorIQ V3 rebuild" w:date="2026-09-16T17:36:25Z">
        <w:r>
          <w:rPr>
            <w:color w:val="1a1613"/>
            <w:rtl w:val="0"/>
          </w:rPr>
          <w:delText xml:space="preserve">This claim </w:delText>
        </w:r>
      </w:del>
      <w:ins w:id="10192" w:author="CastorIQ V3 rebuild" w:date="2026-09-16T17:36:25Z">
        <w:r>
          <w:rPr>
            <w:color w:val="1a1613"/>
            <w:highlight w:val="yellow"/>
            <w:rtl w:val="0"/>
          </w:rPr>
          <w:t xml:space="preserve">It </w:t>
        </w:r>
      </w:ins>
      <w:r>
        <w:rPr>
          <w:color w:val="1a1613"/>
          <w:highlight w:val="yellow"/>
          <w:rtl w:val="0"/>
        </w:rPr>
        <w:t xml:space="preserve">decomposes into three research questions </w:t>
      </w:r>
      <w:del w:id="10193" w:author="CastorIQ V3 rebuild" w:date="2026-09-16T17:36:25Z">
        <w:r>
          <w:rPr>
            <w:color w:val="1a1613"/>
            <w:rtl w:val="0"/>
          </w:rPr>
          <w:delText xml:space="preserve">and a corresponding set of </w:delText>
        </w:r>
      </w:del>
      <w:ins w:id="10194" w:author="CastorIQ V3 rebuild" w:date="2026-09-16T17:36:25Z">
        <w:r>
          <w:rPr>
            <w:color w:val="1a1613"/>
            <w:highlight w:val="yellow"/>
            <w:rtl w:val="0"/>
          </w:rPr>
          <w:t xml:space="preserve">with </w:t>
        </w:r>
      </w:ins>
      <w:r>
        <w:rPr>
          <w:color w:val="1a1613"/>
          <w:highlight w:val="yellow"/>
          <w:rtl w:val="0"/>
        </w:rPr>
        <w:t xml:space="preserve">measurable success criteria.</w:t>
      </w:r>
    </w:p>
    <w:p w:rsidR="00000000" w:rsidDel="00000000" w:rsidP="00000000" w:rsidRDefault="00000000" w:rsidRPr="00000000" w14:paraId="00000018">
      <w:pPr>
        <w:spacing w:after="120" w:line="276" w:lineRule="auto"/>
        <w:jc w:val="both"/>
        <w:rPr/>
      </w:pPr>
      <w:r>
        <w:rPr>
          <w:b w:val="1"/>
          <w:bCs w:val="1"/>
          <w:color w:val="1a1613"/>
          <w:highlight w:val="yellow"/>
          <w:rtl w:val="0"/>
        </w:rPr>
        <w:t xml:space="preserve">RQ1.</w:t>
      </w:r>
      <w:r>
        <w:rPr>
          <w:color w:val="1a1613"/>
          <w:highlight w:val="yellow"/>
          <w:rtl w:val="0"/>
        </w:rPr>
        <w:t xml:space="preserve"> Can IFC entity properties and unstructured project documents be co-located in a single semantic substrate at sufficient quality to support cross-domain retrieval? Success criterion: </w:t>
      </w:r>
      <w:del w:id="10195" w:author="CastorIQ V3 rebuild" w:date="2026-09-16T17:36:25Z">
        <w:r>
          <w:rPr>
            <w:color w:val="1a1613"/>
            <w:rtl w:val="0"/>
          </w:rPr>
          <w:delText xml:space="preserve">retrieval hits that surface </w:delText>
        </w:r>
      </w:del>
      <w:ins w:id="10196" w:author="CastorIQ V3 rebuild" w:date="2026-09-16T17:36:25Z">
        <w:r>
          <w:rPr>
            <w:color w:val="1a1613"/>
            <w:highlight w:val="yellow"/>
            <w:rtl w:val="0"/>
          </w:rPr>
          <w:t xml:space="preserve">questions with one right answer (counts, storey names, schema) answered correctly over public IFC models </w:t>
        </w:r>
      </w:ins>
      <w:r>
        <w:rPr>
          <w:color w:val="1a1613"/>
          <w:highlight w:val="yellow"/>
          <w:rtl w:val="0"/>
        </w:rPr>
        <w:t xml:space="preserve">the </w:t>
      </w:r>
      <w:del w:id="10197" w:author="CastorIQ V3 rebuild" w:date="2026-09-16T17:36:25Z">
        <w:r>
          <w:rPr>
            <w:color w:val="1a1613"/>
            <w:rtl w:val="0"/>
          </w:rPr>
          <w:delText xml:space="preserve">correct entity and the correct document passage for the same natural-language query on an internal acceptance corpus.</w:delText>
        </w:r>
      </w:del>
      <w:ins w:id="10198" w:author="CastorIQ V3 rebuild" w:date="2026-09-16T17:36:25Z">
        <w:r>
          <w:rPr>
            <w:color w:val="1a1613"/>
            <w:highlight w:val="yellow"/>
            <w:rtl w:val="0"/>
          </w:rPr>
          <w:t xml:space="preserve">system has never seen.</w:t>
        </w:r>
      </w:ins>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del w:id="10201" w:author="CastorIQ V3 rebuild" w:date="2026-09-16T17:36:25Z"/>
          <w:rFonts w:ascii="Arial" w:cs="Arial" w:eastAsia="Arial" w:hAnsi="Arial"/>
          <w:b w:val="0"/>
          <w:bCs w:val="0"/>
          <w:i w:val="0"/>
          <w:iCs w:val="0"/>
          <w:smallCaps w:val="0"/>
          <w:strike w:val="0"/>
          <w:color w:val="000000"/>
          <w:sz w:val="22"/>
          <w:szCs w:val="22"/>
          <w:u w:val="none"/>
          <w:shd w:fill="auto" w:val="clear"/>
          <w:vertAlign w:val="baseline"/>
        </w:rPr>
      </w:pPr>
      <w:del w:id="10199" w:author="CastorIQ V3 rebuild" w:date="2026-09-16T17:36:25Z">
        <w:r w:rsidDel="00000000" w:rsidR="00000000" w:rsidRPr="00000000">
          <w:rPr>
            <w:rFonts w:ascii="Arial" w:cs="Arial" w:eastAsia="Arial" w:hAnsi="Arial"/>
            <w:b w:val="0"/>
            <w:bCs w:val="0"/>
            <w:i w:val="0"/>
            <w:iCs w:val="0"/>
            <w:smallCaps w:val="0"/>
            <w:strike w:val="0"/>
            <w:color w:val="1a1613"/>
            <w:sz w:val="22"/>
            <w:szCs w:val="22"/>
            <w:u w:val="none"/>
            <w:vertAlign w:val="baseline"/>
            <w:rtl w:val="0"/>
          </w:rPr>
          <w:delText xml:space="preserve">RQ2. Can LLM-proposed IFC modifications be routed through a risk-stratified approval pipeline that is safe enough for professional use, auditable, and reversible? Success criteria: modification correctness of at least 90 percent at the simplest tier and at least 80 percent for multi-step plans; end-to-end approval latency inside interactive bounds; and every accepted change recorded as a Git commit that can be rolled back with a single revert.</w:delText>
        </w:r>
      </w:del>
      <w:del w:id="10200" w:author="CastorIQ V3 rebuild" w:date="2026-09-16T17:36:25Z">
        <w:r w:rsidDel="00000000" w:rsidR="00000000" w:rsidRPr="00000000">
          <w:rPr>
            <w:rtl w:val="0"/>
          </w:rPr>
        </w:r>
      </w:del>
    </w:p>
    <w:p w:rsidR="00000000" w:rsidDel="00000000" w:rsidP="00000000" w:rsidRDefault="00000000" w:rsidRPr="00000000" w14:paraId="00000018">
      <w:pPr>
        <w:spacing w:after="120" w:line="276" w:lineRule="auto"/>
        <w:jc w:val="both"/>
        <w:rPr>
          <w:ins w:id="10204" w:author="CastorIQ V3 rebuild" w:date="2026-09-16T17:36:25Z"/>
        </w:rPr>
      </w:pPr>
      <w:ins w:id="10202" w:author="CastorIQ V3 rebuild" w:date="2026-09-16T17:36:25Z">
        <w:r>
          <w:rPr>
            <w:b w:val="1"/>
            <w:bCs w:val="1"/>
            <w:color w:val="1a1613"/>
            <w:highlight w:val="yellow"/>
            <w:rtl w:val="0"/>
          </w:rPr>
          <w:t xml:space="preserve">RQ2.</w:t>
        </w:r>
      </w:ins>
      <w:ins w:id="10203" w:author="CastorIQ V3 rebuild" w:date="2026-09-16T17:36:25Z">
        <w:r>
          <w:rPr>
            <w:color w:val="1a1613"/>
            <w:highlight w:val="yellow"/>
            <w:rtl w:val="0"/>
          </w:rPr>
          <w:t xml:space="preserve"> Can LLM-proposed IFC modifications be made safe enough for professional use, auditable and reversible? Success criteria: no approved change touches anything outside the entities the user was shown; every proposal is measured correct, repaired or rejected, never applied on the model's own report; every accepted change is a Git commit that a single revert rolls back. The pass rate of a local model on a benchmark is reported as the ceiling of that model, not as a criterion.</w:t>
        </w:r>
      </w:ins>
    </w:p>
    <w:p w:rsidR="00000000" w:rsidDel="00000000" w:rsidP="00000000" w:rsidRDefault="00000000" w:rsidRPr="00000000" w14:paraId="00000018">
      <w:pPr>
        <w:spacing w:after="120" w:line="276" w:lineRule="auto"/>
        <w:jc w:val="both"/>
        <w:rPr/>
      </w:pPr>
      <w:r>
        <w:rPr>
          <w:b w:val="1"/>
          <w:bCs w:val="1"/>
          <w:color w:val="1a1613"/>
          <w:highlight w:val="yellow"/>
          <w:rtl w:val="0"/>
        </w:rPr>
        <w:t xml:space="preserve">RQ3.</w:t>
      </w:r>
      <w:r>
        <w:rPr>
          <w:color w:val="1a1613"/>
          <w:highlight w:val="yellow"/>
          <w:rtl w:val="0"/>
        </w:rPr>
        <w:t xml:space="preserve"> Can </w:t>
      </w:r>
      <w:del w:id="10205" w:author="CastorIQ V3 rebuild" w:date="2026-09-16T17:36:25Z">
        <w:r>
          <w:rPr>
            <w:color w:val="1a1613"/>
            <w:rtl w:val="0"/>
          </w:rPr>
          <w:delText xml:space="preserve">this whole </w:delText>
        </w:r>
      </w:del>
      <w:ins w:id="10206" w:author="CastorIQ V3 rebuild" w:date="2026-09-16T17:36:25Z">
        <w:r>
          <w:rPr>
            <w:color w:val="1a1613"/>
            <w:highlight w:val="yellow"/>
            <w:rtl w:val="0"/>
          </w:rPr>
          <w:t xml:space="preserve">the </w:t>
        </w:r>
      </w:ins>
      <w:r>
        <w:rPr>
          <w:color w:val="1a1613"/>
          <w:highlight w:val="yellow"/>
          <w:rtl w:val="0"/>
        </w:rPr>
        <w:t xml:space="preserve">pipeline run on consumer-grade hardware without cloud dependency and without loss of </w:t>
      </w:r>
      <w:del w:id="10207" w:author="CastorIQ V3 rebuild" w:date="2026-09-16T17:36:25Z">
        <w:r>
          <w:rPr>
            <w:color w:val="1a1613"/>
            <w:rtl w:val="0"/>
          </w:rPr>
          <w:delText xml:space="preserve">interoperability with standard AEC formats? </w:delText>
        </w:r>
      </w:del>
      <w:ins w:id="10208" w:author="CastorIQ V3 rebuild" w:date="2026-09-16T17:36:25Z">
        <w:r>
          <w:rPr>
            <w:color w:val="1a1613"/>
            <w:highlight w:val="yellow"/>
            <w:rtl w:val="0"/>
          </w:rPr>
          <w:t xml:space="preserve">interoperability? </w:t>
        </w:r>
      </w:ins>
      <w:r>
        <w:rPr>
          <w:color w:val="1a1613"/>
          <w:highlight w:val="yellow"/>
          <w:rtl w:val="0"/>
        </w:rPr>
        <w:t xml:space="preserve">Success criterion: end-to-end operation </w:t>
      </w:r>
      <w:del w:id="10209" w:author="CastorIQ V3 rebuild" w:date="2026-09-16T17:36:25Z">
        <w:r>
          <w:rPr>
            <w:color w:val="1a1613"/>
            <w:rtl w:val="0"/>
          </w:rPr>
          <w:delText xml:space="preserve">on a workstation </w:delText>
        </w:r>
      </w:del>
      <w:r>
        <w:rPr>
          <w:color w:val="1a1613"/>
          <w:highlight w:val="yellow"/>
          <w:rtl w:val="0"/>
        </w:rPr>
        <w:t xml:space="preserve">with </w:t>
      </w:r>
      <w:del w:id="10210" w:author="CastorIQ V3 rebuild" w:date="2026-09-16T17:36:25Z">
        <w:r>
          <w:rPr>
            <w:color w:val="1a1613"/>
            <w:rtl w:val="0"/>
          </w:rPr>
          <w:delText xml:space="preserve">no more than 12 </w:delText>
        </w:r>
      </w:del>
      <w:ins w:id="10211" w:author="CastorIQ V3 rebuild" w:date="2026-09-16T17:36:25Z">
        <w:r>
          <w:rPr>
            <w:color w:val="1a1613"/>
            <w:highlight w:val="yellow"/>
            <w:rtl w:val="0"/>
          </w:rPr>
          <w:t xml:space="preserve">8 </w:t>
        </w:r>
      </w:ins>
      <w:r>
        <w:rPr>
          <w:color w:val="1a1613"/>
          <w:highlight w:val="yellow"/>
          <w:rtl w:val="0"/>
        </w:rPr>
        <w:t xml:space="preserve">GB of </w:t>
      </w:r>
      <w:del w:id="10212" w:author="CastorIQ V3 rebuild" w:date="2026-09-16T17:36:25Z">
        <w:r>
          <w:rPr>
            <w:color w:val="1a1613"/>
            <w:rtl w:val="0"/>
          </w:rPr>
          <w:delText xml:space="preserve">VRAM, with </w:delText>
        </w:r>
      </w:del>
      <w:ins w:id="10213" w:author="CastorIQ V3 rebuild" w:date="2026-09-16T17:36:25Z">
        <w:r>
          <w:rPr>
            <w:color w:val="1a1613"/>
            <w:highlight w:val="yellow"/>
            <w:rtl w:val="0"/>
          </w:rPr>
          <w:t xml:space="preserve">graphics memory, </w:t>
        </w:r>
      </w:ins>
      <w:r>
        <w:rPr>
          <w:color w:val="1a1613"/>
          <w:highlight w:val="yellow"/>
          <w:rtl w:val="0"/>
        </w:rPr>
        <w:t xml:space="preserve">IFC4 as the native schema and IFC2x3 uploads converted </w:t>
      </w:r>
      <w:del w:id="10214" w:author="CastorIQ V3 rebuild" w:date="2026-09-16T17:36:25Z">
        <w:r>
          <w:rPr>
            <w:color w:val="1a1613"/>
            <w:rtl w:val="0"/>
          </w:rPr>
          <w:delText xml:space="preserve">in-pipeline before processing.</w:delText>
        </w:r>
      </w:del>
      <w:ins w:id="10215" w:author="CastorIQ V3 rebuild" w:date="2026-09-16T17:36:25Z">
        <w:r>
          <w:rPr>
            <w:color w:val="1a1613"/>
            <w:highlight w:val="yellow"/>
            <w:rtl w:val="0"/>
          </w:rPr>
          <w:t xml:space="preserve">in-pipeline.</w:t>
        </w:r>
      </w:ins>
    </w:p>
    <w:p w:rsidR="00000000" w:rsidDel="00000000" w:rsidP="00000000" w:rsidRDefault="00000000" w:rsidRPr="00000000" w14:paraId="00000018">
      <w:pPr>
        <w:spacing w:after="120" w:line="276" w:lineRule="auto"/>
        <w:jc w:val="both"/>
        <w:rPr/>
      </w:pPr>
      <w:r>
        <w:rPr>
          <w:color w:val="1a1613"/>
          <w:highlight w:val="yellow"/>
          <w:rtl w:val="0"/>
        </w:rPr>
        <w:t xml:space="preserve">A fourth question emerged during pilot </w:t>
      </w:r>
      <w:del w:id="10216" w:author="CastorIQ V3 rebuild" w:date="2026-09-16T17:36:25Z">
        <w:r>
          <w:rPr>
            <w:color w:val="1a1613"/>
            <w:rtl w:val="0"/>
          </w:rPr>
          <w:delText xml:space="preserve">testing and is treated with the same weight as the original three: </w:delText>
        </w:r>
      </w:del>
      <w:ins w:id="10217" w:author="CastorIQ V3 rebuild" w:date="2026-09-16T17:36:25Z">
        <w:r>
          <w:rPr>
            <w:color w:val="1a1613"/>
            <w:highlight w:val="yellow"/>
            <w:rtl w:val="0"/>
          </w:rPr>
          <w:t xml:space="preserve">testing: </w:t>
        </w:r>
      </w:ins>
      <w:r>
        <w:rPr>
          <w:color w:val="1a1613"/>
          <w:highlight w:val="yellow"/>
          <w:rtl w:val="0"/>
        </w:rPr>
        <w:t xml:space="preserve">whether an independent verification layer (RAV) can </w:t>
      </w:r>
      <w:del w:id="10218" w:author="CastorIQ V3 rebuild" w:date="2026-09-16T17:36:25Z">
        <w:r>
          <w:rPr>
            <w:color w:val="1a1613"/>
            <w:rtl w:val="0"/>
          </w:rPr>
          <w:delText xml:space="preserve">meaningfully </w:delText>
        </w:r>
      </w:del>
      <w:r>
        <w:rPr>
          <w:color w:val="1a1613"/>
          <w:highlight w:val="yellow"/>
          <w:rtl w:val="0"/>
        </w:rPr>
        <w:t xml:space="preserve">cross-check </w:t>
      </w:r>
      <w:del w:id="10219" w:author="CastorIQ V3 rebuild" w:date="2026-09-16T17:36:25Z">
        <w:r>
          <w:rPr>
            <w:color w:val="1a1613"/>
            <w:rtl w:val="0"/>
          </w:rPr>
          <w:delText xml:space="preserve">LLM </w:delText>
        </w:r>
      </w:del>
      <w:r>
        <w:rPr>
          <w:color w:val="1a1613"/>
          <w:highlight w:val="yellow"/>
          <w:rtl w:val="0"/>
        </w:rPr>
        <w:t xml:space="preserve">proposals against project documents without inheriting the agreement bias of the same model family. </w:t>
      </w:r>
      <w:del w:id="10220" w:author="CastorIQ V3 rebuild" w:date="2026-09-16T17:36:25Z">
        <w:r>
          <w:rPr>
            <w:color w:val="1a1613"/>
            <w:rtl w:val="0"/>
          </w:rPr>
          <w:delText xml:space="preserve">This question </w:delText>
        </w:r>
      </w:del>
      <w:ins w:id="10221" w:author="CastorIQ V3 rebuild" w:date="2026-09-16T17:36:25Z">
        <w:r>
          <w:rPr>
            <w:color w:val="1a1613"/>
            <w:highlight w:val="yellow"/>
            <w:rtl w:val="0"/>
          </w:rPr>
          <w:t xml:space="preserve">The conflict scanner was measured, diagnosed and improved (Section 5.2.2) and the per-proposal check was tested by hand (Section 5.4); the residual </w:t>
        </w:r>
      </w:ins>
      <w:r>
        <w:rPr>
          <w:color w:val="1a1613"/>
          <w:highlight w:val="yellow"/>
          <w:rtl w:val="0"/>
        </w:rPr>
        <w:t xml:space="preserve">is the principal open item </w:t>
      </w:r>
      <w:del w:id="10222" w:author="CastorIQ V3 rebuild" w:date="2026-09-16T17:36:25Z">
        <w:r>
          <w:rPr>
            <w:color w:val="1a1613"/>
            <w:rtl w:val="0"/>
          </w:rPr>
          <w:delText xml:space="preserve">in </w:delText>
        </w:r>
      </w:del>
      <w:ins w:id="10223" w:author="CastorIQ V3 rebuild" w:date="2026-09-16T17:36:25Z">
        <w:r>
          <w:rPr>
            <w:color w:val="1a1613"/>
            <w:highlight w:val="yellow"/>
            <w:rtl w:val="0"/>
          </w:rPr>
          <w:t xml:space="preserve">of </w:t>
        </w:r>
      </w:ins>
      <w:r>
        <w:rPr>
          <w:color w:val="1a1613"/>
          <w:highlight w:val="yellow"/>
          <w:rtl w:val="0"/>
        </w:rPr>
        <w:t xml:space="preserve">Section </w:t>
      </w:r>
      <w:del w:id="10224" w:author="CastorIQ V3 rebuild" w:date="2026-09-16T17:36:25Z">
        <w:r>
          <w:rPr>
            <w:color w:val="1a1613"/>
            <w:rtl w:val="0"/>
          </w:rPr>
          <w:delText xml:space="preserve">6 and shapes the future-work agenda in Section 7.</w:delText>
        </w:r>
      </w:del>
      <w:ins w:id="10225" w:author="CastorIQ V3 rebuild" w:date="2026-09-16T17:36:25Z">
        <w:r>
          <w:rPr>
            <w:color w:val="1a1613"/>
            <w:highlight w:val="yellow"/>
            <w:rtl w:val="0"/>
          </w:rPr>
          <w:t xml:space="preserve">6.</w:t>
        </w:r>
      </w:ins>
    </w:p>
    <w:p w:rsidR="00000000" w:rsidDel="00000000" w:rsidP="00000000" w:rsidRDefault="00000000" w:rsidRPr="00000000" w14:paraId="00000016">
      <w:pPr>
        <w:keepNext w:val="1"/>
        <w:spacing w:after="40" w:before="360" w:lineRule="auto"/>
        <w:rPr/>
      </w:pPr>
      <w:r>
        <w:rPr>
          <w:b w:val="1"/>
          <w:bCs w:val="1"/>
          <w:color w:val="1b3a6b"/>
          <w:sz w:val="16"/>
          <w:szCs w:val="16"/>
          <w:rtl w:val="0"/>
        </w:rPr>
        <w:t xml:space="preserve">§ 3</w:t>
      </w:r>
    </w:p>
    <w:p w:rsidR="00000000" w:rsidDel="00000000" w:rsidP="00000000" w:rsidRDefault="00000000" w:rsidRPr="00000000" w14:paraId="00000017">
      <w:pPr>
        <w:pStyle w:val="Heading1"/>
        <w:keepNext w:val="1"/>
        <w:spacing w:after="200" w:before="60" w:lineRule="auto"/>
        <w:rPr/>
      </w:pPr>
      <w:r>
        <w:rPr>
          <w:b w:val="1"/>
          <w:bCs w:val="1"/>
          <w:color w:val="1b3a6b"/>
          <w:sz w:val="36"/>
          <w:szCs w:val="36"/>
          <w:rtl w:val="0"/>
        </w:rPr>
        <w:t xml:space="preserve">Methodological framework</w:t>
      </w:r>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3.1 Data sources and preparation</w:t>
      </w:r>
    </w:p>
    <w:p w:rsidR="00000000" w:rsidDel="00000000" w:rsidP="00000000" w:rsidRDefault="00000000" w:rsidRPr="00000000" w14:paraId="00000018">
      <w:pPr>
        <w:spacing w:after="120" w:line="276" w:lineRule="auto"/>
        <w:jc w:val="both"/>
        <w:rPr/>
      </w:pPr>
      <w:r>
        <w:rPr>
          <w:color w:val="1a1613"/>
          <w:rtl w:val="0"/>
        </w:rPr>
        <w:t xml:space="preserve">The system operates on two </w:t>
      </w:r>
      <w:del w:id="10226" w:author="CastorIQ V3 rebuild" w:date="2026-09-16T17:36:25Z">
        <w:r>
          <w:rPr>
            <w:color w:val="1a1613"/>
            <w:rtl w:val="0"/>
          </w:rPr>
          <w:delText xml:space="preserve">primary </w:delText>
        </w:r>
      </w:del>
      <w:r>
        <w:rPr>
          <w:color w:val="1a1613"/>
          <w:rtl w:val="0"/>
        </w:rPr>
        <w:t xml:space="preserve">data categories. Structured BIM data consists of IFC files in STEP Physical Format</w:t>
      </w:r>
      <w:r>
        <w:rPr>
          <w:vertAlign w:val="superscript"/>
        </w:rPr>
        <w:footnoteReference w:id="1"/>
      </w:r>
      <w:r>
        <w:rPr>
          <w:color w:val="1a1613"/>
          <w:rtl w:val="0"/>
        </w:rPr>
        <w:t xml:space="preserve">, parsed with </w:t>
      </w:r>
      <w:del w:id="10227" w:author="CastorIQ V3 rebuild" w:date="2026-09-16T17:36:25Z">
        <w:r>
          <w:rPr>
            <w:color w:val="1a1613"/>
            <w:rtl w:val="0"/>
          </w:rPr>
          <w:delText xml:space="preserve">the open-source </w:delText>
        </w:r>
      </w:del>
      <w:r>
        <w:rPr>
          <w:color w:val="1a1613"/>
          <w:rtl w:val="0"/>
        </w:rPr>
        <w:t xml:space="preserve">IfcOpenShell </w:t>
      </w:r>
      <w:del w:id="10228" w:author="CastorIQ V3 rebuild" w:date="2026-09-16T17:36:25Z">
        <w:r>
          <w:rPr>
            <w:color w:val="1a1613"/>
            <w:rtl w:val="0"/>
          </w:rPr>
          <w:delText xml:space="preserve">library </w:delText>
        </w:r>
      </w:del>
      <w:ins w:id="10229" w:author="CastorIQ V3 rebuild" w:date="2026-09-16T17:36:25Z">
        <w:r>
          <w:rPr>
            <w:color w:val="1a1613"/>
            <w:rtl w:val="0"/>
          </w:rPr>
          <w:t xml:space="preserve">(IfcOpenShell contributors, 2025) </w:t>
        </w:r>
      </w:ins>
      <w:r>
        <w:rPr>
          <w:color w:val="1a1613"/>
          <w:rtl w:val="0"/>
        </w:rPr>
        <w:t xml:space="preserve">against the IFC4 </w:t>
      </w:r>
      <w:del w:id="10230" w:author="CastorIQ V3 rebuild" w:date="2026-09-16T17:36:25Z">
        <w:r>
          <w:rPr>
            <w:color w:val="1a1613"/>
            <w:rtl w:val="0"/>
          </w:rPr>
          <w:delText xml:space="preserve">schema. Legacy </w:delText>
        </w:r>
      </w:del>
      <w:ins w:id="10231" w:author="CastorIQ V3 rebuild" w:date="2026-09-16T17:36:25Z">
        <w:r>
          <w:rPr>
            <w:color w:val="1a1613"/>
            <w:rtl w:val="0"/>
          </w:rPr>
          <w:t xml:space="preserve">schema; </w:t>
        </w:r>
      </w:ins>
      <w:r>
        <w:rPr>
          <w:color w:val="1a1613"/>
          <w:rtl w:val="0"/>
        </w:rPr>
        <w:t xml:space="preserve">IFC2x3 uploads are converted to IFC4 </w:t>
      </w:r>
      <w:del w:id="10232" w:author="CastorIQ V3 rebuild" w:date="2026-09-16T17:36:25Z">
        <w:r>
          <w:rPr>
            <w:color w:val="1a1613"/>
            <w:rtl w:val="0"/>
          </w:rPr>
          <w:delText xml:space="preserve">in-pipeline before any processing. Relevant entities </w:delText>
        </w:r>
      </w:del>
      <w:ins w:id="10233" w:author="CastorIQ V3 rebuild" w:date="2026-09-16T17:36:25Z">
        <w:r>
          <w:rPr>
            <w:color w:val="1a1613"/>
            <w:rtl w:val="0"/>
          </w:rPr>
          <w:t xml:space="preserve">in-pipeline. Entities </w:t>
        </w:r>
      </w:ins>
      <w:r>
        <w:rPr>
          <w:color w:val="1a1613"/>
          <w:rtl w:val="0"/>
        </w:rPr>
        <w:t xml:space="preserve">are extracted with their </w:t>
      </w:r>
      <w:del w:id="10234" w:author="CastorIQ V3 rebuild" w:date="2026-09-16T17:36:25Z">
        <w:r>
          <w:rPr>
            <w:color w:val="1a1613"/>
            <w:rtl w:val="0"/>
          </w:rPr>
          <w:delText xml:space="preserve">GlobalId references preserved for traceability, </w:delText>
        </w:r>
      </w:del>
      <w:ins w:id="10235" w:author="CastorIQ V3 rebuild" w:date="2026-09-16T17:36:25Z">
        <w:r>
          <w:rPr>
            <w:color w:val="1a1613"/>
            <w:rtl w:val="0"/>
          </w:rPr>
          <w:t xml:space="preserve">GlobalIds, </w:t>
        </w:r>
      </w:ins>
      <w:r>
        <w:rPr>
          <w:color w:val="1a1613"/>
          <w:rtl w:val="0"/>
        </w:rPr>
        <w:t xml:space="preserve">covering spatial hierarchy (IfcBuilding, IfcBuildingStorey), building elements (IfcWall, IfcDoor, </w:t>
      </w:r>
      <w:del w:id="10236" w:author="CastorIQ V3 rebuild" w:date="2026-09-16T17:36:25Z">
        <w:r>
          <w:rPr>
            <w:color w:val="1a1613"/>
            <w:rtl w:val="0"/>
          </w:rPr>
          <w:delText xml:space="preserve">IfcWindow), </w:delText>
        </w:r>
      </w:del>
      <w:ins w:id="10237" w:author="CastorIQ V3 rebuild" w:date="2026-09-16T17:36:25Z">
        <w:r>
          <w:rPr>
            <w:color w:val="1a1613"/>
            <w:rtl w:val="0"/>
          </w:rPr>
          <w:t xml:space="preserve">IfcWindow) </w:t>
        </w:r>
      </w:ins>
      <w:r>
        <w:rPr>
          <w:color w:val="1a1613"/>
          <w:rtl w:val="0"/>
        </w:rPr>
        <w:t xml:space="preserve">and their </w:t>
      </w:r>
      <w:del w:id="10238" w:author="CastorIQ V3 rebuild" w:date="2026-09-16T17:36:25Z">
        <w:r>
          <w:rPr>
            <w:color w:val="1a1613"/>
            <w:rtl w:val="0"/>
          </w:rPr>
          <w:delText xml:space="preserve">associated </w:delText>
        </w:r>
      </w:del>
      <w:r>
        <w:rPr>
          <w:color w:val="1a1613"/>
          <w:rtl w:val="0"/>
        </w:rPr>
        <w:t xml:space="preserve">property </w:t>
      </w:r>
      <w:del w:id="10239" w:author="CastorIQ V3 rebuild" w:date="2026-09-16T17:36:25Z">
        <w:r>
          <w:rPr>
            <w:color w:val="1a1613"/>
            <w:rtl w:val="0"/>
          </w:rPr>
          <w:delText xml:space="preserve">sets (Pset_WallCommon, Pset_DoorCommon). </w:delText>
        </w:r>
      </w:del>
      <w:ins w:id="10240" w:author="CastorIQ V3 rebuild" w:date="2026-09-16T17:36:25Z">
        <w:r>
          <w:rPr>
            <w:color w:val="1a1613"/>
            <w:rtl w:val="0"/>
          </w:rPr>
          <w:t xml:space="preserve">sets. </w:t>
        </w:r>
      </w:ins>
      <w:r>
        <w:rPr>
          <w:color w:val="1a1613"/>
          <w:rtl w:val="0"/>
        </w:rPr>
        <w:t xml:space="preserve">Unstructured documentation comprises PDF and DOCX </w:t>
      </w:r>
      <w:del w:id="10241" w:author="CastorIQ V3 rebuild" w:date="2026-09-16T17:36:25Z">
        <w:r>
          <w:rPr>
            <w:color w:val="1a1613"/>
            <w:rtl w:val="0"/>
          </w:rPr>
          <w:delText xml:space="preserve">files representing </w:delText>
        </w:r>
      </w:del>
      <w:r>
        <w:rPr>
          <w:color w:val="1a1613"/>
          <w:rtl w:val="0"/>
        </w:rPr>
        <w:t xml:space="preserve">fire safety reports, thermal specifications, acoustic analyses and structural </w:t>
      </w:r>
      <w:del w:id="10242" w:author="CastorIQ V3 rebuild" w:date="2026-09-16T17:36:25Z">
        <w:r>
          <w:rPr>
            <w:color w:val="1a1613"/>
            <w:rtl w:val="0"/>
          </w:rPr>
          <w:delText xml:space="preserve">calculations. Text is </w:delText>
        </w:r>
      </w:del>
      <w:ins w:id="10243" w:author="CastorIQ V3 rebuild" w:date="2026-09-16T17:36:25Z">
        <w:r>
          <w:rPr>
            <w:color w:val="1a1613"/>
            <w:rtl w:val="0"/>
          </w:rPr>
          <w:t xml:space="preserve">calculations, </w:t>
        </w:r>
      </w:ins>
      <w:r>
        <w:rPr>
          <w:color w:val="1a1613"/>
          <w:rtl w:val="0"/>
        </w:rPr>
        <w:t xml:space="preserve">extracted page by </w:t>
      </w:r>
      <w:del w:id="10244" w:author="CastorIQ V3 rebuild" w:date="2026-09-16T17:36:25Z">
        <w:r>
          <w:rPr>
            <w:color w:val="1a1613"/>
            <w:rtl w:val="0"/>
          </w:rPr>
          <w:delText xml:space="preserve">page, and </w:delText>
        </w:r>
      </w:del>
      <w:ins w:id="10245" w:author="CastorIQ V3 rebuild" w:date="2026-09-16T17:36:25Z">
        <w:r>
          <w:rPr>
            <w:color w:val="1a1613"/>
            <w:rtl w:val="0"/>
          </w:rPr>
          <w:t xml:space="preserve">page with </w:t>
        </w:r>
      </w:ins>
      <w:r>
        <w:rPr>
          <w:color w:val="1a1613"/>
          <w:rtl w:val="0"/>
        </w:rPr>
        <w:t xml:space="preserve">section structure </w:t>
      </w:r>
      <w:del w:id="10246" w:author="CastorIQ V3 rebuild" w:date="2026-09-16T17:36:25Z">
        <w:r>
          <w:rPr>
            <w:color w:val="1a1613"/>
            <w:rtl w:val="0"/>
          </w:rPr>
          <w:delText xml:space="preserve">is </w:delText>
        </w:r>
      </w:del>
      <w:r>
        <w:rPr>
          <w:color w:val="1a1613"/>
          <w:rtl w:val="0"/>
        </w:rPr>
        <w:t xml:space="preserve">preserved where possible.</w:t>
      </w:r>
    </w:p>
    <w:p w:rsidR="00000000" w:rsidDel="00000000" w:rsidP="00000000" w:rsidRDefault="00000000" w:rsidRPr="00000000" w14:paraId="0000002C">
      <w:pPr>
        <w:keepNext w:val="1"/>
        <w:spacing w:after="60" w:before="240" w:lineRule="auto"/>
        <w:jc w:val="center"/>
        <w:rPr/>
      </w:pPr>
      <w:r w:rsidDel="00000000" w:rsidR="00000000" w:rsidRPr="00000000">
        <w:rPr/>
        <w:drawing>
          <wp:inline distB="0" distT="0" distL="0" distR="0">
            <wp:extent cx="4381500" cy="2381250"/>
            <wp:effectExtent b="0" l="0" r="0" t="0"/>
            <wp:docPr id="152805527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3815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00" w:lineRule="auto"/>
        <w:jc w:val="center"/>
        <w:rPr/>
      </w:pPr>
      <w:r>
        <w:rPr>
          <w:i w:val="1"/>
          <w:iCs w:val="1"/>
          <w:color w:val="6b6560"/>
          <w:sz w:val="18"/>
          <w:szCs w:val="18"/>
          <w:rtl w:val="0"/>
        </w:rPr>
        <w:t xml:space="preserve">Figure 2. IFC entities and document chunks embedded into a shared 1024-dimensional vector store.</w:t>
      </w:r>
    </w:p>
    <w:p w:rsidR="00000000" w:rsidDel="00000000" w:rsidP="00000000" w:rsidRDefault="00000000" w:rsidRPr="00000000" w14:paraId="00000018">
      <w:pPr>
        <w:spacing w:after="120" w:line="276" w:lineRule="auto"/>
        <w:jc w:val="both"/>
        <w:rPr/>
      </w:pPr>
      <w:r>
        <w:rPr>
          <w:color w:val="1a1613"/>
          <w:rtl w:val="0"/>
        </w:rPr>
        <w:t xml:space="preserve">Each IFC entity </w:t>
      </w:r>
      <w:del w:id="10247" w:author="CastorIQ V3 rebuild" w:date="2026-09-16T17:36:25Z">
        <w:r>
          <w:rPr>
            <w:color w:val="1a1613"/>
            <w:rtl w:val="0"/>
          </w:rPr>
          <w:delText xml:space="preserve">undergoes a semantic enrichment step: </w:delText>
        </w:r>
      </w:del>
      <w:ins w:id="10248" w:author="CastorIQ V3 rebuild" w:date="2026-09-16T17:36:25Z">
        <w:r>
          <w:rPr>
            <w:color w:val="1a1613"/>
            <w:rtl w:val="0"/>
          </w:rPr>
          <w:t xml:space="preserve">is given </w:t>
        </w:r>
      </w:ins>
      <w:r>
        <w:rPr>
          <w:color w:val="1a1613"/>
          <w:rtl w:val="0"/>
        </w:rPr>
        <w:t xml:space="preserve">a natural-language description </w:t>
      </w:r>
      <w:del w:id="10249" w:author="CastorIQ V3 rebuild" w:date="2026-09-16T17:36:25Z">
        <w:r>
          <w:rPr>
            <w:color w:val="1a1613"/>
            <w:rtl w:val="0"/>
          </w:rPr>
          <w:delText xml:space="preserve">is generated that combines </w:delText>
        </w:r>
      </w:del>
      <w:ins w:id="10250" w:author="CastorIQ V3 rebuild" w:date="2026-09-16T17:36:25Z">
        <w:r>
          <w:rPr>
            <w:color w:val="1a1613"/>
            <w:rtl w:val="0"/>
          </w:rPr>
          <w:t xml:space="preserve">combining </w:t>
        </w:r>
      </w:ins>
      <w:r>
        <w:rPr>
          <w:color w:val="1a1613"/>
          <w:rtl w:val="0"/>
        </w:rPr>
        <w:t xml:space="preserve">its type, name, spatial </w:t>
      </w:r>
      <w:del w:id="10251" w:author="CastorIQ V3 rebuild" w:date="2026-09-16T17:36:25Z">
        <w:r>
          <w:rPr>
            <w:color w:val="1a1613"/>
            <w:rtl w:val="0"/>
          </w:rPr>
          <w:delText xml:space="preserve">location, </w:delText>
        </w:r>
      </w:del>
      <w:ins w:id="10252" w:author="CastorIQ V3 rebuild" w:date="2026-09-16T17:36:25Z">
        <w:r>
          <w:rPr>
            <w:color w:val="1a1613"/>
            <w:rtl w:val="0"/>
          </w:rPr>
          <w:t xml:space="preserve">location </w:t>
        </w:r>
      </w:ins>
      <w:r>
        <w:rPr>
          <w:color w:val="1a1613"/>
          <w:rtl w:val="0"/>
        </w:rPr>
        <w:t xml:space="preserve">and key </w:t>
      </w:r>
      <w:del w:id="10253" w:author="CastorIQ V3 rebuild" w:date="2026-09-16T17:36:25Z">
        <w:r>
          <w:rPr>
            <w:color w:val="1a1613"/>
            <w:rtl w:val="0"/>
          </w:rPr>
          <w:delText xml:space="preserve">properties into a human-readable summary optimised for embedding similarity. </w:delText>
        </w:r>
      </w:del>
      <w:ins w:id="10254" w:author="CastorIQ V3 rebuild" w:date="2026-09-16T17:36:25Z">
        <w:r>
          <w:rPr>
            <w:color w:val="1a1613"/>
            <w:rtl w:val="0"/>
          </w:rPr>
          <w:t xml:space="preserve">properties. </w:t>
        </w:r>
      </w:ins>
      <w:r>
        <w:rPr>
          <w:color w:val="1a1613"/>
          <w:rtl w:val="0"/>
        </w:rPr>
        <w:t xml:space="preserve">Documents are segmented into overlapping chunks of </w:t>
      </w:r>
      <w:del w:id="10255" w:author="CastorIQ V3 rebuild" w:date="2026-09-16T17:36:25Z">
        <w:r>
          <w:rPr>
            <w:color w:val="1a1613"/>
            <w:rtl w:val="0"/>
          </w:rPr>
          <w:delText xml:space="preserve">approximately </w:delText>
        </w:r>
      </w:del>
      <w:ins w:id="10256" w:author="CastorIQ V3 rebuild" w:date="2026-09-16T17:36:25Z">
        <w:r>
          <w:rPr>
            <w:color w:val="1a1613"/>
            <w:rtl w:val="0"/>
          </w:rPr>
          <w:t xml:space="preserve">about </w:t>
        </w:r>
      </w:ins>
      <w:r>
        <w:rPr>
          <w:color w:val="1a1613"/>
          <w:rtl w:val="0"/>
        </w:rPr>
        <w:t xml:space="preserve">500 tokens </w:t>
      </w:r>
      <w:ins w:id="10257" w:author="CastorIQ V3 rebuild" w:date="2026-09-16T17:36:25Z">
        <w:r>
          <w:rPr>
            <w:color w:val="1a1613"/>
            <w:rtl w:val="0"/>
          </w:rPr>
          <w:t xml:space="preserve">tagged </w:t>
        </w:r>
      </w:ins>
      <w:r>
        <w:rPr>
          <w:color w:val="1a1613"/>
          <w:rtl w:val="0"/>
        </w:rPr>
        <w:t xml:space="preserve">with </w:t>
      </w:r>
      <w:del w:id="10258" w:author="CastorIQ V3 rebuild" w:date="2026-09-16T17:36:25Z">
        <w:r>
          <w:rPr>
            <w:color w:val="1a1613"/>
            <w:rtl w:val="0"/>
          </w:rPr>
          <w:delText xml:space="preserve">metadata tagging that includes source document, </w:delText>
        </w:r>
      </w:del>
      <w:ins w:id="10259" w:author="CastorIQ V3 rebuild" w:date="2026-09-16T17:36:25Z">
        <w:r>
          <w:rPr>
            <w:color w:val="1a1613"/>
            <w:rtl w:val="0"/>
          </w:rPr>
          <w:t xml:space="preserve">source, </w:t>
        </w:r>
      </w:ins>
      <w:r>
        <w:rPr>
          <w:color w:val="1a1613"/>
          <w:rtl w:val="0"/>
        </w:rPr>
        <w:t xml:space="preserve">page </w:t>
      </w:r>
      <w:del w:id="10260" w:author="CastorIQ V3 rebuild" w:date="2026-09-16T17:36:25Z">
        <w:r>
          <w:rPr>
            <w:color w:val="1a1613"/>
            <w:rtl w:val="0"/>
          </w:rPr>
          <w:delText xml:space="preserve">number, </w:delText>
        </w:r>
      </w:del>
      <w:r>
        <w:rPr>
          <w:color w:val="1a1613"/>
          <w:rtl w:val="0"/>
        </w:rPr>
        <w:t xml:space="preserve">and </w:t>
      </w:r>
      <w:del w:id="10261" w:author="CastorIQ V3 rebuild" w:date="2026-09-16T17:36:25Z">
        <w:r>
          <w:rPr>
            <w:color w:val="1a1613"/>
            <w:rtl w:val="0"/>
          </w:rPr>
          <w:delText xml:space="preserve">detected </w:delText>
        </w:r>
      </w:del>
      <w:r>
        <w:rPr>
          <w:color w:val="1a1613"/>
          <w:rtl w:val="0"/>
        </w:rPr>
        <w:t xml:space="preserve">section heading. Both </w:t>
      </w:r>
      <w:del w:id="10262" w:author="CastorIQ V3 rebuild" w:date="2026-09-16T17:36:25Z">
        <w:r>
          <w:rPr>
            <w:color w:val="1a1613"/>
            <w:rtl w:val="0"/>
          </w:rPr>
          <w:delText xml:space="preserve">entity descriptions and document chunks </w:delText>
        </w:r>
      </w:del>
      <w:r>
        <w:rPr>
          <w:color w:val="1a1613"/>
          <w:rtl w:val="0"/>
        </w:rPr>
        <w:t xml:space="preserve">are embedded into </w:t>
      </w:r>
      <w:del w:id="10263" w:author="CastorIQ V3 rebuild" w:date="2026-09-16T17:36:25Z">
        <w:r>
          <w:rPr>
            <w:color w:val="1a1613"/>
            <w:rtl w:val="0"/>
          </w:rPr>
          <w:delText xml:space="preserve">a shared </w:delText>
        </w:r>
      </w:del>
      <w:ins w:id="10264" w:author="CastorIQ V3 rebuild" w:date="2026-09-16T17:36:25Z">
        <w:r>
          <w:rPr>
            <w:color w:val="1a1613"/>
            <w:rtl w:val="0"/>
          </w:rPr>
          <w:t xml:space="preserve">one </w:t>
        </w:r>
      </w:ins>
      <w:r>
        <w:rPr>
          <w:color w:val="1a1613"/>
          <w:rtl w:val="0"/>
        </w:rPr>
        <w:t xml:space="preserve">1024-dimensional </w:t>
      </w:r>
      <w:del w:id="10265" w:author="CastorIQ V3 rebuild" w:date="2026-09-16T17:36:25Z">
        <w:r>
          <w:rPr>
            <w:color w:val="1a1613"/>
            <w:rtl w:val="0"/>
          </w:rPr>
          <w:delText xml:space="preserve">vector </w:delText>
        </w:r>
      </w:del>
      <w:r>
        <w:rPr>
          <w:color w:val="1a1613"/>
          <w:rtl w:val="0"/>
        </w:rPr>
        <w:t xml:space="preserve">space </w:t>
      </w:r>
      <w:del w:id="10266" w:author="CastorIQ V3 rebuild" w:date="2026-09-16T17:36:25Z">
        <w:r>
          <w:rPr>
            <w:color w:val="1a1613"/>
            <w:rtl w:val="0"/>
          </w:rPr>
          <w:delText xml:space="preserve">using </w:delText>
        </w:r>
      </w:del>
      <w:ins w:id="10267" w:author="CastorIQ V3 rebuild" w:date="2026-09-16T17:36:25Z">
        <w:r>
          <w:rPr>
            <w:color w:val="1a1613"/>
            <w:rtl w:val="0"/>
          </w:rPr>
          <w:t xml:space="preserve">with </w:t>
        </w:r>
      </w:ins>
      <w:r>
        <w:rPr>
          <w:color w:val="1a1613"/>
          <w:rtl w:val="0"/>
        </w:rPr>
        <w:t xml:space="preserve">mxbai-embed-large </w:t>
      </w:r>
      <w:del w:id="10268" w:author="CastorIQ V3 rebuild" w:date="2026-09-16T17:36:25Z">
        <w:r>
          <w:rPr>
            <w:color w:val="1a1613"/>
            <w:rtl w:val="0"/>
          </w:rPr>
          <w:delText xml:space="preserve">served </w:delText>
        </w:r>
      </w:del>
      <w:r>
        <w:rPr>
          <w:color w:val="1a1613"/>
          <w:rtl w:val="0"/>
        </w:rPr>
        <w:t xml:space="preserve">through </w:t>
      </w:r>
      <w:del w:id="10269" w:author="CastorIQ V3 rebuild" w:date="2026-09-16T17:36:25Z">
        <w:r>
          <w:rPr>
            <w:color w:val="1a1613"/>
            <w:rtl w:val="0"/>
          </w:rPr>
          <w:delText xml:space="preserve">Ollama, </w:delText>
        </w:r>
      </w:del>
      <w:ins w:id="10270" w:author="CastorIQ V3 rebuild" w:date="2026-09-16T17:36:25Z">
        <w:r>
          <w:rPr>
            <w:color w:val="1a1613"/>
            <w:rtl w:val="0"/>
          </w:rPr>
          <w:t xml:space="preserve">Ollama </w:t>
        </w:r>
      </w:ins>
      <w:r>
        <w:rPr>
          <w:color w:val="1a1613"/>
          <w:rtl w:val="0"/>
        </w:rPr>
        <w:t xml:space="preserve">and stored in PostgreSQL with </w:t>
      </w:r>
      <w:del w:id="10271" w:author="CastorIQ V3 rebuild" w:date="2026-09-16T17:36:25Z">
        <w:r>
          <w:rPr>
            <w:color w:val="1a1613"/>
            <w:rtl w:val="0"/>
          </w:rPr>
          <w:delText xml:space="preserve">the </w:delText>
        </w:r>
      </w:del>
      <w:r>
        <w:rPr>
          <w:color w:val="1a1613"/>
          <w:rtl w:val="0"/>
        </w:rPr>
        <w:t xml:space="preserve">pgvector </w:t>
      </w:r>
      <w:del w:id="10272" w:author="CastorIQ V3 rebuild" w:date="2026-09-16T17:36:25Z">
        <w:r>
          <w:rPr>
            <w:color w:val="1a1613"/>
            <w:rtl w:val="0"/>
          </w:rPr>
          <w:delText xml:space="preserve">extension. This unified vector store enables cross-domain similarity search: </w:delText>
        </w:r>
      </w:del>
      <w:ins w:id="10273" w:author="CastorIQ V3 rebuild" w:date="2026-09-16T17:36:25Z">
        <w:r>
          <w:rPr>
            <w:color w:val="1a1613"/>
            <w:rtl w:val="0"/>
          </w:rPr>
          <w:t xml:space="preserve">(pgvector contributors, n.d.), so </w:t>
        </w:r>
      </w:ins>
      <w:r>
        <w:rPr>
          <w:color w:val="1a1613"/>
          <w:rtl w:val="0"/>
        </w:rPr>
        <w:t xml:space="preserve">a query about "fire-rated doors on Level 1" retrieves both the </w:t>
      </w:r>
      <w:del w:id="10274" w:author="CastorIQ V3 rebuild" w:date="2026-09-16T17:36:25Z">
        <w:r>
          <w:rPr>
            <w:color w:val="1a1613"/>
            <w:rtl w:val="0"/>
          </w:rPr>
          <w:delText xml:space="preserve">relevant IFC </w:delText>
        </w:r>
      </w:del>
      <w:r>
        <w:rPr>
          <w:color w:val="1a1613"/>
          <w:rtl w:val="0"/>
        </w:rPr>
        <w:t xml:space="preserve">entities and the </w:t>
      </w:r>
      <w:del w:id="10275" w:author="CastorIQ V3 rebuild" w:date="2026-09-16T17:36:25Z">
        <w:r>
          <w:rPr>
            <w:color w:val="1a1613"/>
            <w:rtl w:val="0"/>
          </w:rPr>
          <w:delText xml:space="preserve">corresponding </w:delText>
        </w:r>
      </w:del>
      <w:r>
        <w:rPr>
          <w:color w:val="1a1613"/>
          <w:rtl w:val="0"/>
        </w:rPr>
        <w:t xml:space="preserve">paragraphs </w:t>
      </w:r>
      <w:del w:id="10276" w:author="CastorIQ V3 rebuild" w:date="2026-09-16T17:36:25Z">
        <w:r>
          <w:rPr>
            <w:color w:val="1a1613"/>
            <w:rtl w:val="0"/>
          </w:rPr>
          <w:delText xml:space="preserve">from </w:delText>
        </w:r>
      </w:del>
      <w:ins w:id="10277" w:author="CastorIQ V3 rebuild" w:date="2026-09-16T17:36:25Z">
        <w:r>
          <w:rPr>
            <w:color w:val="1a1613"/>
            <w:rtl w:val="0"/>
          </w:rPr>
          <w:t xml:space="preserve">of </w:t>
        </w:r>
      </w:ins>
      <w:r>
        <w:rPr>
          <w:color w:val="1a1613"/>
          <w:rtl w:val="0"/>
        </w:rPr>
        <w:t xml:space="preserve">the fire safety </w:t>
      </w:r>
      <w:del w:id="10278" w:author="CastorIQ V3 rebuild" w:date="2026-09-16T17:36:25Z">
        <w:r>
          <w:rPr>
            <w:color w:val="1a1613"/>
            <w:rtl w:val="0"/>
          </w:rPr>
          <w:delText xml:space="preserve">report.</w:delText>
        </w:r>
      </w:del>
      <w:ins w:id="10279" w:author="CastorIQ V3 rebuild" w:date="2026-09-16T17:36:25Z">
        <w:r>
          <w:rPr>
            <w:color w:val="1a1613"/>
            <w:rtl w:val="0"/>
          </w:rPr>
          <w:t xml:space="preserve">report. The read path is retrieval-augmented generation (Lewis et al., 2020) over this store.</w:t>
        </w:r>
      </w:ins>
    </w:p>
    <w:p w:rsidR="00000000" w:rsidDel="00000000" w:rsidP="00000000" w:rsidRDefault="00000000" w:rsidRPr="00000000" w14:paraId="0000002F">
      <w:pPr>
        <w:pStyle w:val="Heading2"/>
        <w:spacing w:after="120" w:before="260" w:lineRule="auto"/>
        <w:rPr>
          <w:del w:id="10282" w:author="CastorIQ V3 rebuild" w:date="2026-09-16T17:36:25Z"/>
        </w:rPr>
      </w:pPr>
      <w:del w:id="10280" w:author="CastorIQ V3 rebuild" w:date="2026-09-16T17:36:25Z">
        <w:r w:rsidDel="00000000" w:rsidR="00000000" w:rsidRPr="00000000">
          <w:rPr>
            <w:b w:val="1"/>
            <w:bCs w:val="1"/>
            <w:color w:val="1b3a6b"/>
            <w:rtl w:val="0"/>
          </w:rPr>
          <w:delText xml:space="preserve">3.2 The RSAA write-back architecture</w:delText>
        </w:r>
      </w:del>
      <w:del w:id="10281" w:author="CastorIQ V3 rebuild" w:date="2026-09-16T17:36:25Z">
        <w:r w:rsidDel="00000000" w:rsidR="00000000" w:rsidRPr="00000000">
          <w:rPr>
            <w:rtl w:val="0"/>
          </w:rPr>
        </w:r>
      </w:del>
    </w:p>
    <w:p w:rsidR="00000000" w:rsidDel="00000000" w:rsidP="00000000" w:rsidRDefault="00000000" w:rsidRPr="00000000" w14:paraId="00000030">
      <w:pPr>
        <w:spacing w:after="120" w:line="276" w:lineRule="auto"/>
        <w:jc w:val="both"/>
        <w:rPr>
          <w:del w:id="10285" w:author="CastorIQ V3 rebuild" w:date="2026-09-16T17:36:25Z"/>
        </w:rPr>
      </w:pPr>
      <w:del w:id="10283" w:author="CastorIQ V3 rebuild" w:date="2026-09-16T17:36:25Z">
        <w:r w:rsidDel="00000000" w:rsidR="00000000" w:rsidRPr="00000000">
          <w:rPr>
            <w:color w:val="1a1613"/>
            <w:rtl w:val="0"/>
          </w:rPr>
          <w:delText xml:space="preserve">The Modify path is organised as a four-tier ladder governed by a single principle: Minimal Authority. The system never exercises more power than the task requires and always attempts the safest tier first, escalating only on validated failure. Failures are persisted as structured records with per-tier diagnoses so that escalation decisions rest on recorded diagnoses.</w:delText>
        </w:r>
      </w:del>
      <w:del w:id="10284" w:author="CastorIQ V3 rebuild" w:date="2026-09-16T17:36:25Z">
        <w:r w:rsidDel="00000000" w:rsidR="00000000" w:rsidRPr="00000000">
          <w:rPr>
            <w:rtl w:val="0"/>
          </w:rPr>
        </w:r>
      </w:del>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del w:id="10288" w:author="CastorIQ V3 rebuild" w:date="2026-09-16T17:36:25Z"/>
          <w:rFonts w:ascii="Arial" w:cs="Arial" w:eastAsia="Arial" w:hAnsi="Arial"/>
          <w:b w:val="0"/>
          <w:bCs w:val="0"/>
          <w:i w:val="0"/>
          <w:iCs w:val="0"/>
          <w:smallCaps w:val="0"/>
          <w:strike w:val="0"/>
          <w:color w:val="000000"/>
          <w:sz w:val="22"/>
          <w:szCs w:val="22"/>
          <w:u w:val="none"/>
          <w:shd w:fill="auto" w:val="clear"/>
          <w:vertAlign w:val="baseline"/>
        </w:rPr>
      </w:pPr>
      <w:del w:id="10286" w:author="CastorIQ V3 rebuild" w:date="2026-09-16T17:36:25Z">
        <w:r w:rsidDel="00000000" w:rsidR="00000000" w:rsidRPr="00000000">
          <w:rPr>
            <w:rFonts w:ascii="Arial" w:cs="Arial" w:eastAsia="Arial" w:hAnsi="Arial"/>
            <w:b w:val="0"/>
            <w:bCs w:val="0"/>
            <w:i w:val="0"/>
            <w:iCs w:val="0"/>
            <w:smallCaps w:val="0"/>
            <w:strike w:val="0"/>
            <w:color w:val="1a1613"/>
            <w:sz w:val="22"/>
            <w:szCs w:val="22"/>
            <w:u w:val="none"/>
            <w:shd w:fill="auto" w:val="clear"/>
            <w:vertAlign w:val="baseline"/>
            <w:rtl w:val="0"/>
          </w:rPr>
          <w:delText xml:space="preserve">Tier 0, Feasibility. Before any tier executes, the system verifies that the user’s intent is actionable. A valid request must specify what to change, which entity to change it on, and what value to set. Vague requests are rejected here with an explanation rather than escalated, which protects the rest of the pipeline from cascade failures driven by ambiguous prompts.</w:delText>
        </w:r>
      </w:del>
      <w:del w:id="10287" w:author="CastorIQ V3 rebuild" w:date="2026-09-16T17:36:25Z">
        <w:r w:rsidDel="00000000" w:rsidR="00000000" w:rsidRPr="00000000">
          <w:rPr>
            <w:rtl w:val="0"/>
          </w:rPr>
        </w:r>
      </w:del>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del w:id="10291" w:author="CastorIQ V3 rebuild" w:date="2026-09-16T17:36:25Z"/>
          <w:rFonts w:ascii="Arial" w:cs="Arial" w:eastAsia="Arial" w:hAnsi="Arial"/>
          <w:b w:val="0"/>
          <w:bCs w:val="0"/>
          <w:i w:val="0"/>
          <w:iCs w:val="0"/>
          <w:smallCaps w:val="0"/>
          <w:strike w:val="0"/>
          <w:color w:val="000000"/>
          <w:sz w:val="22"/>
          <w:szCs w:val="22"/>
          <w:u w:val="none"/>
          <w:shd w:fill="auto" w:val="clear"/>
          <w:vertAlign w:val="baseline"/>
        </w:rPr>
      </w:pPr>
      <w:del w:id="10289" w:author="CastorIQ V3 rebuild" w:date="2026-09-16T17:36:25Z">
        <w:r w:rsidDel="00000000" w:rsidR="00000000" w:rsidRPr="00000000">
          <w:rPr>
            <w:rFonts w:ascii="Arial" w:cs="Arial" w:eastAsia="Arial" w:hAnsi="Arial"/>
            <w:b w:val="0"/>
            <w:bCs w:val="0"/>
            <w:i w:val="0"/>
            <w:iCs w:val="0"/>
            <w:smallCaps w:val="0"/>
            <w:strike w:val="0"/>
            <w:color w:val="1a1613"/>
            <w:sz w:val="22"/>
            <w:szCs w:val="22"/>
            <w:u w:val="none"/>
            <w:shd w:fill="auto" w:val="clear"/>
            <w:vertAlign w:val="baseline"/>
            <w:rtl w:val="0"/>
          </w:rPr>
          <w:delText xml:space="preserve">Tier 1, GREEN. Single certified property changes. The model emits a structured intent. A validator checks the proposal against the IFC property-set standard, combines model confidence with a deterministic groundedness score, and only then presents a diff preview. Approval triggers a tested handler that writes the change, commits to Git, and synchronises the database index.</w:delText>
        </w:r>
      </w:del>
      <w:del w:id="10290" w:author="CastorIQ V3 rebuild" w:date="2026-09-16T17:36:25Z">
        <w:r w:rsidDel="00000000" w:rsidR="00000000" w:rsidRPr="00000000">
          <w:rPr>
            <w:rtl w:val="0"/>
          </w:rPr>
        </w:r>
      </w:del>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del w:id="10294" w:author="CastorIQ V3 rebuild" w:date="2026-09-16T17:36:25Z"/>
          <w:rFonts w:ascii="Arial" w:cs="Arial" w:eastAsia="Arial" w:hAnsi="Arial"/>
          <w:b w:val="0"/>
          <w:bCs w:val="0"/>
          <w:i w:val="0"/>
          <w:iCs w:val="0"/>
          <w:smallCaps w:val="0"/>
          <w:strike w:val="0"/>
          <w:color w:val="000000"/>
          <w:sz w:val="22"/>
          <w:szCs w:val="22"/>
          <w:u w:val="none"/>
          <w:shd w:fill="auto" w:val="clear"/>
          <w:vertAlign w:val="baseline"/>
        </w:rPr>
      </w:pPr>
      <w:del w:id="10292" w:author="CastorIQ V3 rebuild" w:date="2026-09-16T17:36:25Z">
        <w:r w:rsidDel="00000000" w:rsidR="00000000" w:rsidRPr="00000000">
          <w:rPr>
            <w:rFonts w:ascii="Arial" w:cs="Arial" w:eastAsia="Arial" w:hAnsi="Arial"/>
            <w:b w:val="0"/>
            <w:bCs w:val="0"/>
            <w:i w:val="0"/>
            <w:iCs w:val="0"/>
            <w:smallCaps w:val="0"/>
            <w:strike w:val="0"/>
            <w:color w:val="1a1613"/>
            <w:sz w:val="22"/>
            <w:szCs w:val="22"/>
            <w:u w:val="none"/>
            <w:shd w:fill="auto" w:val="clear"/>
            <w:vertAlign w:val="baseline"/>
            <w:rtl w:val="0"/>
          </w:rPr>
          <w:delText xml:space="preserve">Tier 2, AMBER. Multi-step plans. The model generates an ordered list of operations against a fixed schema. Each step is independently validated, the user reviews the full plan, and the executor walks the steps in order while reusing the Tier 1 handlers.</w:delText>
        </w:r>
      </w:del>
      <w:del w:id="10293" w:author="CastorIQ V3 rebuild" w:date="2026-09-16T17:36:25Z">
        <w:r w:rsidDel="00000000" w:rsidR="00000000" w:rsidRPr="00000000">
          <w:rPr>
            <w:rtl w:val="0"/>
          </w:rPr>
        </w:r>
      </w:del>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del w:id="10298" w:author="CastorIQ V3 rebuild" w:date="2026-09-16T17:36:25Z"/>
          <w:rFonts w:ascii="Arial" w:cs="Arial" w:eastAsia="Arial" w:hAnsi="Arial"/>
          <w:b w:val="0"/>
          <w:bCs w:val="0"/>
          <w:i w:val="0"/>
          <w:iCs w:val="0"/>
          <w:smallCaps w:val="0"/>
          <w:strike w:val="0"/>
          <w:color w:val="000000"/>
          <w:sz w:val="22"/>
          <w:szCs w:val="22"/>
          <w:u w:val="none"/>
          <w:shd w:fill="auto" w:val="clear"/>
          <w:vertAlign w:val="baseline"/>
        </w:rPr>
      </w:pPr>
      <w:del w:id="10295" w:author="CastorIQ V3 rebuild" w:date="2026-09-16T17:36:25Z">
        <w:r w:rsidDel="00000000" w:rsidR="00000000" w:rsidRPr="00000000">
          <w:rPr>
            <w:rFonts w:ascii="Arial" w:cs="Arial" w:eastAsia="Arial" w:hAnsi="Arial"/>
            <w:b w:val="0"/>
            <w:bCs w:val="0"/>
            <w:i w:val="0"/>
            <w:iCs w:val="0"/>
            <w:smallCaps w:val="0"/>
            <w:strike w:val="0"/>
            <w:color w:val="1a1613"/>
            <w:sz w:val="22"/>
            <w:szCs w:val="22"/>
            <w:u w:val="none"/>
            <w:shd w:fill="auto" w:val="clear"/>
            <w:vertAlign w:val="baseline"/>
            <w:rtl w:val="0"/>
          </w:rPr>
          <w:delText xml:space="preserve">Tier 3, CRITICAL. Custom code, reserved for changes outside the predefined patterns. The model drafts code. A second model pass scores how well that code matches the original request. </w:delText>
        </w:r>
      </w:del>
      <w:del w:id="10296" w:author="CastorIQ V3 rebuild" w:date="2026-09-16T17:36:25Z">
        <w:r w:rsidDel="00000000" w:rsidR="00000000" w:rsidRPr="00000000">
          <w:rPr>
            <w:rFonts w:ascii="Arial" w:cs="Arial" w:eastAsia="Arial" w:hAnsi="Arial"/>
            <w:b w:val="0"/>
            <w:bCs w:val="0"/>
            <w:i w:val="0"/>
            <w:iCs w:val="0"/>
            <w:smallCaps w:val="0"/>
            <w:strike w:val="0"/>
            <w:color w:val="1a1613"/>
            <w:sz w:val="22"/>
            <w:szCs w:val="22"/>
            <w:u w:val="none"/>
            <w:vertAlign w:val="baseline"/>
            <w:rtl w:val="0"/>
          </w:rPr>
          <w:delText xml:space="preserve">The code then runs in a sandbox on a temporary copy of the file under strict execution constraints and replaces the original only on success.</w:delText>
        </w:r>
      </w:del>
      <w:del w:id="10297" w:author="CastorIQ V3 rebuild" w:date="2026-09-16T17:36:25Z">
        <w:r w:rsidDel="00000000" w:rsidR="00000000" w:rsidRPr="00000000">
          <w:rPr>
            <w:rtl w:val="0"/>
          </w:rPr>
        </w:r>
      </w:del>
    </w:p>
    <w:p w:rsidR="00000000" w:rsidDel="00000000" w:rsidP="00000000" w:rsidRDefault="00000000" w:rsidRPr="00000000" w14:paraId="00000035">
      <w:pPr>
        <w:spacing w:after="120" w:line="276" w:lineRule="auto"/>
        <w:jc w:val="both"/>
        <w:rPr>
          <w:del w:id="10301" w:author="CastorIQ V3 rebuild" w:date="2026-09-16T17:36:25Z"/>
        </w:rPr>
      </w:pPr>
      <w:del w:id="10299" w:author="CastorIQ V3 rebuild" w:date="2026-09-16T17:36:25Z">
        <w:r w:rsidDel="00000000" w:rsidR="00000000" w:rsidRPr="00000000">
          <w:rPr>
            <w:color w:val="1a1613"/>
            <w:rtl w:val="0"/>
          </w:rPr>
          <w:delText xml:space="preserve">Geometry modifications remain out of scope at every tier. The RAV layer runs in parallel with every proposal. It queries the project’s documents for clauses related to the proposed change and labels each retrieved excerpt as confirming, conflicting, or irrelevant, giving the user a document-backed second opinion before any change is committed.</w:delText>
        </w:r>
      </w:del>
      <w:del w:id="10300" w:author="CastorIQ V3 rebuild" w:date="2026-09-16T17:36:25Z">
        <w:r w:rsidDel="00000000" w:rsidR="00000000" w:rsidRPr="00000000">
          <w:rPr>
            <w:rtl w:val="0"/>
          </w:rPr>
        </w:r>
      </w:del>
    </w:p>
    <w:p w:rsidR="00000000" w:rsidDel="00000000" w:rsidP="00000000" w:rsidRDefault="00000000" w:rsidRPr="00000000" w14:paraId="00000036">
      <w:pPr>
        <w:spacing w:after="60" w:before="240" w:lineRule="auto"/>
        <w:jc w:val="center"/>
        <w:rPr>
          <w:del w:id="10304" w:author="CastorIQ V3 rebuild" w:date="2026-09-16T17:36:25Z"/>
        </w:rPr>
      </w:pPr>
      <w:del w:id="10302" w:author="CastorIQ V3 rebuild" w:date="2026-09-16T17:36:25Z">
        <w:r w:rsidDel="00000000" w:rsidR="00000000" w:rsidRPr="00000000">
          <w:rPr/>
          <w:drawing>
            <wp:inline distB="0" distT="0" distL="0" distR="0">
              <wp:extent cx="4381500" cy="2381250"/>
              <wp:effectExtent b="0" l="0" r="0" t="0"/>
              <wp:docPr id="152805527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381500" cy="2381250"/>
                      </a:xfrm>
                      <a:prstGeom prst="rect"/>
                      <a:ln/>
                    </pic:spPr>
                  </pic:pic>
                </a:graphicData>
              </a:graphic>
            </wp:inline>
          </w:drawing>
        </w:r>
      </w:del>
      <w:del w:id="10303" w:author="CastorIQ V3 rebuild" w:date="2026-09-16T17:36:25Z">
        <w:r w:rsidDel="00000000" w:rsidR="00000000" w:rsidRPr="00000000">
          <w:rPr>
            <w:rtl w:val="0"/>
          </w:rPr>
        </w:r>
      </w:del>
    </w:p>
    <w:p w:rsidR="00000000" w:rsidDel="00000000" w:rsidP="00000000" w:rsidRDefault="00000000" w:rsidRPr="00000000" w14:paraId="00000037">
      <w:pPr>
        <w:spacing w:after="200" w:lineRule="auto"/>
        <w:jc w:val="center"/>
        <w:rPr>
          <w:del w:id="10307" w:author="CastorIQ V3 rebuild" w:date="2026-09-16T17:36:25Z"/>
        </w:rPr>
      </w:pPr>
      <w:del w:id="10305" w:author="CastorIQ V3 rebuild" w:date="2026-09-16T17:36:25Z">
        <w:r w:rsidDel="00000000" w:rsidR="00000000" w:rsidRPr="00000000">
          <w:rPr>
            <w:i w:val="1"/>
            <w:iCs w:val="1"/>
            <w:color w:val="6b6560"/>
            <w:sz w:val="18"/>
            <w:szCs w:val="18"/>
            <w:rtl w:val="0"/>
          </w:rPr>
          <w:delText xml:space="preserve">Figure 1. RSAA write-back architecture. Each proposal ascends the safest tier that can validate it; RAV runs in parallel.</w:delText>
        </w:r>
      </w:del>
      <w:del w:id="10306" w:author="CastorIQ V3 rebuild" w:date="2026-09-16T17:36:25Z">
        <w:r w:rsidDel="00000000" w:rsidR="00000000" w:rsidRPr="00000000">
          <w:rPr>
            <w:rtl w:val="0"/>
          </w:rPr>
        </w:r>
      </w:del>
    </w:p>
    <w:p w:rsidR="00000000" w:rsidDel="00000000" w:rsidP="00000000" w:rsidRDefault="00000000" w:rsidRPr="00000000" w14:paraId="0000001A">
      <w:pPr>
        <w:pStyle w:val="Heading2"/>
        <w:keepNext w:val="1"/>
        <w:spacing w:after="120" w:before="260" w:lineRule="auto"/>
        <w:rPr>
          <w:ins w:id="10309" w:author="CastorIQ V3 rebuild" w:date="2026-09-16T17:36:25Z"/>
        </w:rPr>
      </w:pPr>
      <w:ins w:id="10308" w:author="CastorIQ V3 rebuild" w:date="2026-09-16T17:36:25Z">
        <w:r>
          <w:rPr>
            <w:b w:val="1"/>
            <w:bCs w:val="1"/>
            <w:color w:val="1b3a6b"/>
            <w:rtl w:val="0"/>
          </w:rPr>
          <w:t xml:space="preserve">3.2 Write-back under maximal verification</w:t>
        </w:r>
      </w:ins>
    </w:p>
    <w:p w:rsidR="00000000" w:rsidDel="00000000" w:rsidP="00000000" w:rsidRDefault="00000000" w:rsidRPr="00000000" w14:paraId="00000018">
      <w:pPr>
        <w:spacing w:after="120" w:line="276" w:lineRule="auto"/>
        <w:jc w:val="both"/>
        <w:rPr>
          <w:ins w:id="10311" w:author="CastorIQ V3 rebuild" w:date="2026-09-16T17:36:25Z"/>
        </w:rPr>
      </w:pPr>
      <w:ins w:id="10310" w:author="CastorIQ V3 rebuild" w:date="2026-09-16T17:36:25Z">
        <w:r>
          <w:rPr>
            <w:color w:val="1a1613"/>
            <w:rtl w:val="0"/>
          </w:rPr>
          <w:t xml:space="preserve">The Modify path has one pipeline and one principle: the model is given full authority to write the change, and what the change did to the file is verified before a human sees it. Five steps, two model calls.</w:t>
        </w:r>
      </w:ins>
    </w:p>
    <w:p w:rsidR="00000000" w:rsidDel="00000000" w:rsidP="00000000" w:rsidRDefault="00000000" w:rsidRPr="00000000" w14:paraId="00000018">
      <w:pPr>
        <w:spacing w:after="120" w:line="276" w:lineRule="auto"/>
        <w:jc w:val="both"/>
        <w:rPr>
          <w:ins w:id="10314" w:author="CastorIQ V3 rebuild" w:date="2026-09-16T17:36:25Z"/>
        </w:rPr>
      </w:pPr>
      <w:ins w:id="10312" w:author="CastorIQ V3 rebuild" w:date="2026-09-16T17:36:25Z">
        <w:r>
          <w:rPr>
            <w:b w:val="1"/>
            <w:bCs w:val="1"/>
            <w:color w:val="1a1613"/>
            <w:rtl w:val="0"/>
          </w:rPr>
          <w:t xml:space="preserve">Ground.</w:t>
        </w:r>
      </w:ins>
      <w:ins w:id="10313" w:author="CastorIQ V3 rebuild" w:date="2026-09-16T17:36:25Z">
        <w:r>
          <w:rPr>
            <w:color w:val="1a1613"/>
            <w:rtl w:val="0"/>
          </w:rPr>
          <w:t xml:space="preserve"> Without a model call, the request is paired with exact facts from the file's index: every storey and space, the count of each entity type, and the property sets on the types the request names, as literal strings, so the code is composed from names that exist.</w:t>
        </w:r>
      </w:ins>
    </w:p>
    <w:p w:rsidR="00000000" w:rsidDel="00000000" w:rsidP="00000000" w:rsidRDefault="00000000" w:rsidRPr="00000000" w14:paraId="00000018">
      <w:pPr>
        <w:spacing w:after="120" w:line="276" w:lineRule="auto"/>
        <w:jc w:val="both"/>
        <w:rPr>
          <w:ins w:id="10321" w:author="CastorIQ V3 rebuild" w:date="2026-09-16T17:36:25Z"/>
        </w:rPr>
      </w:pPr>
      <w:ins w:id="10315" w:author="CastorIQ V3 rebuild" w:date="2026-09-16T17:36:25Z">
        <w:r>
          <w:rPr>
            <w:b w:val="1"/>
            <w:bCs w:val="1"/>
            <w:color w:val="1a1613"/>
            <w:rtl w:val="0"/>
          </w:rPr>
          <w:t xml:space="preserve">Generate.</w:t>
        </w:r>
      </w:ins>
      <w:ins w:id="10316" w:author="CastorIQ V3 rebuild" w:date="2026-09-16T17:36:25Z">
        <w:r>
          <w:rPr>
            <w:color w:val="1a1613"/>
            <w:rtl w:val="0"/>
          </w:rPr>
          <w:t xml:space="preserve"> One model call writes two functions in a single block: </w:t>
        </w:r>
      </w:ins>
      <w:ins w:id="10317" w:author="CastorIQ V3 rebuild" w:date="2026-09-16T17:36:25Z">
        <w:r>
          <w:rPr>
            <w:rFonts w:ascii="Consolas" w:hAnsi="Consolas" w:cs="Consolas" w:eastAsia="Consolas"/>
            <w:color w:val="1a1613"/>
            <w:sz w:val="19"/>
            <w:szCs w:val="19"/>
            <w:rtl w:val="0"/>
          </w:rPr>
          <w:t xml:space="preserve">select(model)</w:t>
        </w:r>
      </w:ins>
      <w:ins w:id="10318" w:author="CastorIQ V3 rebuild" w:date="2026-09-16T17:36:25Z">
        <w:r>
          <w:rPr>
            <w:color w:val="1a1613"/>
            <w:rtl w:val="0"/>
          </w:rPr>
          <w:t xml:space="preserve"> returns the target entities and </w:t>
        </w:r>
      </w:ins>
      <w:ins w:id="10319" w:author="CastorIQ V3 rebuild" w:date="2026-09-16T17:36:25Z">
        <w:r>
          <w:rPr>
            <w:rFonts w:ascii="Consolas" w:hAnsi="Consolas" w:cs="Consolas" w:eastAsia="Consolas"/>
            <w:color w:val="1a1613"/>
            <w:sz w:val="19"/>
            <w:szCs w:val="19"/>
            <w:rtl w:val="0"/>
          </w:rPr>
          <w:t xml:space="preserve">modify(model, targets)</w:t>
        </w:r>
      </w:ins>
      <w:ins w:id="10320" w:author="CastorIQ V3 rebuild" w:date="2026-09-16T17:36:25Z">
        <w:r>
          <w:rPr>
            <w:color w:val="1a1613"/>
            <w:rtl w:val="0"/>
          </w:rPr>
          <w:t xml:space="preserve"> changes those and only those. A request that is not a modification (a greeting, a question, a geometry change) is answered with a single REJECT line and a reason.</w:t>
        </w:r>
      </w:ins>
    </w:p>
    <w:p w:rsidR="00000000" w:rsidDel="00000000" w:rsidP="00000000" w:rsidRDefault="00000000" w:rsidRPr="00000000" w14:paraId="00000018">
      <w:pPr>
        <w:spacing w:after="120" w:line="276" w:lineRule="auto"/>
        <w:jc w:val="both"/>
        <w:rPr>
          <w:ins w:id="10328" w:author="CastorIQ V3 rebuild" w:date="2026-09-16T17:36:25Z"/>
        </w:rPr>
      </w:pPr>
      <w:ins w:id="10322" w:author="CastorIQ V3 rebuild" w:date="2026-09-16T17:36:25Z">
        <w:r>
          <w:rPr>
            <w:b w:val="1"/>
            <w:bCs w:val="1"/>
            <w:color w:val="1a1613"/>
            <w:rtl w:val="0"/>
          </w:rPr>
          <w:t xml:space="preserve">Run.</w:t>
        </w:r>
      </w:ins>
      <w:ins w:id="10323" w:author="CastorIQ V3 rebuild" w:date="2026-09-16T17:36:25Z">
        <w:r>
          <w:rPr>
            <w:color w:val="1a1613"/>
            <w:rtl w:val="0"/>
          </w:rPr>
          <w:t xml:space="preserve"> A separate process opens a scratch copy of the file, snapshots it, runs </w:t>
        </w:r>
      </w:ins>
      <w:ins w:id="10324" w:author="CastorIQ V3 rebuild" w:date="2026-09-16T17:36:25Z">
        <w:r>
          <w:rPr>
            <w:rFonts w:ascii="Consolas" w:hAnsi="Consolas" w:cs="Consolas" w:eastAsia="Consolas"/>
            <w:color w:val="1a1613"/>
            <w:sz w:val="19"/>
            <w:szCs w:val="19"/>
            <w:rtl w:val="0"/>
          </w:rPr>
          <w:t xml:space="preserve">select</w:t>
        </w:r>
      </w:ins>
      <w:ins w:id="10325" w:author="CastorIQ V3 rebuild" w:date="2026-09-16T17:36:25Z">
        <w:r>
          <w:rPr>
            <w:color w:val="1a1613"/>
            <w:rtl w:val="0"/>
          </w:rPr>
          <w:t xml:space="preserve"> then </w:t>
        </w:r>
      </w:ins>
      <w:ins w:id="10326" w:author="CastorIQ V3 rebuild" w:date="2026-09-16T17:36:25Z">
        <w:r>
          <w:rPr>
            <w:rFonts w:ascii="Consolas" w:hAnsi="Consolas" w:cs="Consolas" w:eastAsia="Consolas"/>
            <w:color w:val="1a1613"/>
            <w:sz w:val="19"/>
            <w:szCs w:val="19"/>
            <w:rtl w:val="0"/>
          </w:rPr>
          <w:t xml:space="preserve">modify</w:t>
        </w:r>
      </w:ins>
      <w:ins w:id="10327" w:author="CastorIQ V3 rebuild" w:date="2026-09-16T17:36:25Z">
        <w:r>
          <w:rPr>
            <w:color w:val="1a1613"/>
            <w:rtl w:val="0"/>
          </w:rPr>
          <w:t xml:space="preserve">, snapshots again, and returns the targets and the measured diff.</w:t>
        </w:r>
      </w:ins>
    </w:p>
    <w:p w:rsidR="00000000" w:rsidDel="00000000" w:rsidP="00000000" w:rsidRDefault="00000000" w:rsidRPr="00000000" w14:paraId="00000018">
      <w:pPr>
        <w:spacing w:after="120" w:line="276" w:lineRule="auto"/>
        <w:jc w:val="both"/>
        <w:rPr>
          <w:ins w:id="10331" w:author="CastorIQ V3 rebuild" w:date="2026-09-16T17:36:25Z"/>
        </w:rPr>
      </w:pPr>
      <w:ins w:id="10329" w:author="CastorIQ V3 rebuild" w:date="2026-09-16T17:36:25Z">
        <w:r>
          <w:rPr>
            <w:b w:val="1"/>
            <w:bCs w:val="1"/>
            <w:color w:val="1a1613"/>
            <w:rtl w:val="0"/>
          </w:rPr>
          <w:t xml:space="preserve">Verify.</w:t>
        </w:r>
      </w:ins>
      <w:ins w:id="10330" w:author="CastorIQ V3 rebuild" w:date="2026-09-16T17:36:25Z">
        <w:r>
          <w:rPr>
            <w:color w:val="1a1613"/>
            <w:rtl w:val="0"/>
          </w:rPr>
          <w:t xml:space="preserve"> Any change outside the selected entities, or to geometry, is a scope violation: the code goes back to the model with the error, at most twice. A diff row whose value or property name is not in the request, or that adds or removes an entity, is flagged and must be ticked by the user. A second model then reads the code and the diff without the request and writes one sentence on what the change does. A reviewer that sees the request can parrot it; a blind explanation cannot.</w:t>
        </w:r>
      </w:ins>
    </w:p>
    <w:p w:rsidR="00000000" w:rsidDel="00000000" w:rsidP="00000000" w:rsidRDefault="00000000" w:rsidRPr="00000000" w14:paraId="00000018">
      <w:pPr>
        <w:spacing w:after="120" w:line="276" w:lineRule="auto"/>
        <w:jc w:val="both"/>
        <w:rPr>
          <w:ins w:id="10334" w:author="CastorIQ V3 rebuild" w:date="2026-09-16T17:36:25Z"/>
        </w:rPr>
      </w:pPr>
      <w:ins w:id="10332" w:author="CastorIQ V3 rebuild" w:date="2026-09-16T17:36:25Z">
        <w:r>
          <w:rPr>
            <w:b w:val="1"/>
            <w:bCs w:val="1"/>
            <w:color w:val="1a1613"/>
            <w:rtl w:val="0"/>
          </w:rPr>
          <w:t xml:space="preserve">Approve.</w:t>
        </w:r>
      </w:ins>
      <w:ins w:id="10333" w:author="CastorIQ V3 rebuild" w:date="2026-09-16T17:36:25Z">
        <w:r>
          <w:rPr>
            <w:color w:val="1a1613"/>
            <w:rtl w:val="0"/>
          </w:rPr>
          <w:t xml:space="preserve"> If the original is unchanged since the proposal (fingerprint check), the reviewed copy replaces it atomically, the change is committed to the project's Git repository with the code, and the index is refreshed from the stored diff. The code never runs a second time: the approved diff and the applied diff are the same bytes.</w:t>
        </w:r>
      </w:ins>
    </w:p>
    <w:p w:rsidR="00000000" w:rsidDel="00000000" w:rsidP="00000000" w:rsidRDefault="00000000" w:rsidRPr="00000000" w14:paraId="0000002C">
      <w:pPr>
        <w:keepNext w:val="1"/>
        <w:spacing w:after="60" w:before="240" w:lineRule="auto"/>
        <w:jc w:val="center"/>
        <w:rPr>
          <w:ins w:id="10336" w:author="CastorIQ V3 rebuild" w:date="2026-09-16T17:36:25Z"/>
        </w:rPr>
      </w:pPr>
      <w:ins w:id="10335" w:author="CastorIQ V3 rebuild" w:date="2026-09-16T17:36:25Z">
        <w:r>
          <w:drawing>
            <wp:inline>
              <wp:extent cx="5502910" cy="4252249"/>
              <wp:docPr id="1528055274" name="Picture 1528055274"/>
              <wp:cNvGraphicFramePr>
                <a:graphicFrameLocks noChangeAspect="1"/>
              </wp:cNvGraphicFramePr>
              <a:graphic>
                <a:graphicData uri="http://schemas.openxmlformats.org/drawingml/2006/picture">
                  <pic:pic>
                    <pic:nvPicPr>
                      <pic:cNvPr id="0" name="fig1-v3-pipeline.png"/>
                      <pic:cNvPicPr/>
                    </pic:nvPicPr>
                    <pic:blipFill>
                      <a:blip r:embed="rId15"/>
                      <a:stretch>
                        <a:fillRect/>
                      </a:stretch>
                    </pic:blipFill>
                    <pic:spPr>
                      <a:xfrm>
                        <a:off x="0" y="0"/>
                        <a:ext cx="5502910" cy="4252249"/>
                      </a:xfrm>
                      <a:prstGeom prst="rect"/>
                    </pic:spPr>
                  </pic:pic>
                </a:graphicData>
              </a:graphic>
            </wp:inline>
          </w:drawing>
        </w:r>
      </w:ins>
    </w:p>
    <w:p w:rsidR="00000000" w:rsidDel="00000000" w:rsidP="00000000" w:rsidRDefault="00000000" w:rsidRPr="00000000" w14:paraId="0000002D">
      <w:pPr>
        <w:spacing w:after="200" w:lineRule="auto"/>
        <w:jc w:val="center"/>
        <w:rPr>
          <w:ins w:id="10338" w:author="CastorIQ V3 rebuild" w:date="2026-09-16T17:36:25Z"/>
        </w:rPr>
      </w:pPr>
      <w:ins w:id="10337" w:author="CastorIQ V3 rebuild" w:date="2026-09-16T17:36:25Z">
        <w:r>
          <w:rPr>
            <w:i w:val="1"/>
            <w:iCs w:val="1"/>
            <w:color w:val="6b6560"/>
            <w:sz w:val="18"/>
            <w:szCs w:val="18"/>
            <w:rtl w:val="0"/>
          </w:rPr>
          <w:t xml:space="preserve">Figure 1. Write-back pipeline. The code runs once on a copy; the measured diff is gated, explained blind and approved; the copy is swapped in.</w:t>
        </w:r>
      </w:ins>
    </w:p>
    <w:p w:rsidR="00000000" w:rsidDel="00000000" w:rsidP="00000000" w:rsidRDefault="00000000" w:rsidRPr="00000000" w14:paraId="00000018">
      <w:pPr>
        <w:spacing w:after="120" w:line="276" w:lineRule="auto"/>
        <w:jc w:val="both"/>
        <w:rPr>
          <w:ins w:id="10341" w:author="CastorIQ V3 rebuild" w:date="2026-09-16T17:36:25Z"/>
        </w:rPr>
      </w:pPr>
      <w:ins w:id="10339" w:author="CastorIQ V3 rebuild" w:date="2026-09-16T17:36:25Z">
        <w:r>
          <w:rPr>
            <w:b w:val="1"/>
            <w:bCs w:val="1"/>
            <w:color w:val="1a1613"/>
            <w:rtl w:val="0"/>
          </w:rPr>
          <w:t xml:space="preserve">From minimal authority to maximal verification.</w:t>
        </w:r>
      </w:ins>
      <w:ins w:id="10340" w:author="CastorIQ V3 rebuild" w:date="2026-09-16T17:36:25Z">
        <w:r>
          <w:rPr>
            <w:color w:val="1a1613"/>
            <w:rtl w:val="0"/>
          </w:rPr>
          <w:t xml:space="preserve"> The first design (February to September 2026) followed the opposite principle: a four-tier ladder (feasibility, certified property changes through pre-coded handlers, multi-step plans, custom code) gave the model no more power than the request needed. Its failures lived between its five to eight small model calls per request: each call was on schema, and nothing checked that the fourth still meant what the first understood; its preview showed what the model said it would do, not what it did. The tiers were replaced on 2026-09-15; the argument and the alternatives rejected are in the repository's design log. Geometry modifications remain out of scope. The RAV layer (Guardian) searches the project documents when a proposal is made and reports on the card; it advises and never blocks.</w:t>
        </w:r>
      </w:ins>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3.3 Technology stack</w:t>
      </w:r>
    </w:p>
    <w:p w:rsidR="00000000" w:rsidDel="00000000" w:rsidP="00000000" w:rsidRDefault="00000000" w:rsidRPr="00000000" w14:paraId="00000018">
      <w:pPr>
        <w:spacing w:after="120" w:line="276" w:lineRule="auto"/>
        <w:jc w:val="both"/>
        <w:rPr/>
      </w:pPr>
      <w:del w:id="10342" w:author="CastorIQ V3 rebuild" w:date="2026-09-16T17:36:25Z">
        <w:r>
          <w:rPr>
            <w:color w:val="1a1613"/>
            <w:rtl w:val="0"/>
          </w:rPr>
          <w:delText xml:space="preserve">The stack is deliberately conservative: mature open-source components composed into a specialised pipeline. The backend is </w:delText>
        </w:r>
      </w:del>
      <w:r>
        <w:rPr>
          <w:color w:val="1a1613"/>
          <w:rtl w:val="0"/>
        </w:rPr>
        <w:t xml:space="preserve">Django </w:t>
      </w:r>
      <w:del w:id="10343" w:author="CastorIQ V3 rebuild" w:date="2026-09-16T17:36:25Z">
        <w:r>
          <w:rPr>
            <w:color w:val="1a1613"/>
            <w:rtl w:val="0"/>
          </w:rPr>
          <w:delText xml:space="preserve">5.x with Django REST Framework; the database is </w:delText>
        </w:r>
      </w:del>
      <w:ins w:id="10344" w:author="CastorIQ V3 rebuild" w:date="2026-09-16T17:36:25Z">
        <w:r>
          <w:rPr>
            <w:color w:val="1a1613"/>
            <w:rtl w:val="0"/>
          </w:rPr>
          <w:t xml:space="preserve">5.x; </w:t>
        </w:r>
      </w:ins>
      <w:r>
        <w:rPr>
          <w:color w:val="1a1613"/>
          <w:rtl w:val="0"/>
        </w:rPr>
        <w:t xml:space="preserve">PostgreSQL 16 with pgvector; real-time progress </w:t>
      </w:r>
      <w:del w:id="10345" w:author="CastorIQ V3 rebuild" w:date="2026-09-16T17:36:25Z">
        <w:r>
          <w:rPr>
            <w:color w:val="1a1613"/>
            <w:rtl w:val="0"/>
          </w:rPr>
          <w:delText xml:space="preserve">is streamed </w:delText>
        </w:r>
      </w:del>
      <w:r>
        <w:rPr>
          <w:color w:val="1a1613"/>
          <w:rtl w:val="0"/>
        </w:rPr>
        <w:t xml:space="preserve">through Django Channels </w:t>
      </w:r>
      <w:del w:id="10346" w:author="CastorIQ V3 rebuild" w:date="2026-09-16T17:36:25Z">
        <w:r>
          <w:rPr>
            <w:color w:val="1a1613"/>
            <w:rtl w:val="0"/>
          </w:rPr>
          <w:delText xml:space="preserve">served by Daphne over ASGI. </w:delText>
        </w:r>
      </w:del>
      <w:ins w:id="10347" w:author="CastorIQ V3 rebuild" w:date="2026-09-16T17:36:25Z">
        <w:r>
          <w:rPr>
            <w:color w:val="1a1613"/>
            <w:rtl w:val="0"/>
          </w:rPr>
          <w:t xml:space="preserve">on Daphne. </w:t>
        </w:r>
      </w:ins>
      <w:r>
        <w:rPr>
          <w:color w:val="1a1613"/>
          <w:rtl w:val="0"/>
        </w:rPr>
        <w:t xml:space="preserve">Local </w:t>
      </w:r>
      <w:del w:id="10348" w:author="CastorIQ V3 rebuild" w:date="2026-09-16T17:36:25Z">
        <w:r>
          <w:rPr>
            <w:color w:val="1a1613"/>
            <w:rtl w:val="0"/>
          </w:rPr>
          <w:delText xml:space="preserve">language-model </w:delText>
        </w:r>
      </w:del>
      <w:r>
        <w:rPr>
          <w:color w:val="1a1613"/>
          <w:rtl w:val="0"/>
        </w:rPr>
        <w:t xml:space="preserve">inference runs on </w:t>
      </w:r>
      <w:del w:id="10349" w:author="CastorIQ V3 rebuild" w:date="2026-09-16T17:36:25Z">
        <w:r>
          <w:rPr>
            <w:color w:val="1a1613"/>
            <w:rtl w:val="0"/>
          </w:rPr>
          <w:delText xml:space="preserve">Ollama, with qwen3:14b as the reference </w:delText>
        </w:r>
      </w:del>
      <w:ins w:id="10350" w:author="CastorIQ V3 rebuild" w:date="2026-09-16T17:36:25Z">
        <w:r>
          <w:rPr>
            <w:color w:val="1a1613"/>
            <w:rtl w:val="0"/>
          </w:rPr>
          <w:t xml:space="preserve">Ollama: a code-tuned </w:t>
        </w:r>
      </w:ins>
      <w:r>
        <w:rPr>
          <w:color w:val="1a1613"/>
          <w:rtl w:val="0"/>
        </w:rPr>
        <w:t xml:space="preserve">model </w:t>
      </w:r>
      <w:ins w:id="10351" w:author="CastorIQ V3 rebuild" w:date="2026-09-16T17:36:25Z">
        <w:r>
          <w:rPr>
            <w:color w:val="1a1613"/>
            <w:rtl w:val="0"/>
          </w:rPr>
          <w:t xml:space="preserve">for Modify (qwen2.5-coder:7b </w:t>
        </w:r>
      </w:ins>
      <w:r>
        <w:rPr>
          <w:color w:val="1a1613"/>
          <w:rtl w:val="0"/>
        </w:rPr>
        <w:t xml:space="preserve">on </w:t>
      </w:r>
      <w:ins w:id="10352" w:author="CastorIQ V3 rebuild" w:date="2026-09-16T17:36:25Z">
        <w:r>
          <w:rPr>
            <w:color w:val="1a1613"/>
            <w:rtl w:val="0"/>
          </w:rPr>
          <w:t xml:space="preserve">8 GB, 14b recommended at </w:t>
        </w:r>
      </w:ins>
      <w:r>
        <w:rPr>
          <w:color w:val="1a1613"/>
          <w:rtl w:val="0"/>
        </w:rPr>
        <w:t xml:space="preserve">12 </w:t>
      </w:r>
      <w:del w:id="10353" w:author="CastorIQ V3 rebuild" w:date="2026-09-16T17:36:25Z">
        <w:r>
          <w:rPr>
            <w:color w:val="1a1613"/>
            <w:rtl w:val="0"/>
          </w:rPr>
          <w:delText xml:space="preserve">GB VRAM hardware. Optional </w:delText>
        </w:r>
      </w:del>
      <w:ins w:id="10354" w:author="CastorIQ V3 rebuild" w:date="2026-09-16T17:36:25Z">
        <w:r>
          <w:rPr>
            <w:color w:val="1a1613"/>
            <w:rtl w:val="0"/>
          </w:rPr>
          <w:t xml:space="preserve">GB) and a general model for Ask (llama3.1:8b); optional </w:t>
        </w:r>
      </w:ins>
      <w:r>
        <w:rPr>
          <w:color w:val="1a1613"/>
          <w:rtl w:val="0"/>
        </w:rPr>
        <w:t xml:space="preserve">cloud inference </w:t>
      </w:r>
      <w:del w:id="10355" w:author="CastorIQ V3 rebuild" w:date="2026-09-16T17:36:25Z">
        <w:r>
          <w:rPr>
            <w:color w:val="1a1613"/>
            <w:rtl w:val="0"/>
          </w:rPr>
          <w:delText xml:space="preserve">is available </w:delText>
        </w:r>
      </w:del>
      <w:r>
        <w:rPr>
          <w:color w:val="1a1613"/>
          <w:rtl w:val="0"/>
        </w:rPr>
        <w:t xml:space="preserve">through user-supplied Anthropic and Groq keys. Embeddings </w:t>
      </w:r>
      <w:del w:id="10356" w:author="CastorIQ V3 rebuild" w:date="2026-09-16T17:36:25Z">
        <w:r>
          <w:rPr>
            <w:color w:val="1a1613"/>
            <w:rtl w:val="0"/>
          </w:rPr>
          <w:delText xml:space="preserve">are produced </w:delText>
        </w:r>
      </w:del>
      <w:r>
        <w:rPr>
          <w:color w:val="1a1613"/>
          <w:rtl w:val="0"/>
        </w:rPr>
        <w:t xml:space="preserve">by </w:t>
      </w:r>
      <w:del w:id="10357" w:author="CastorIQ V3 rebuild" w:date="2026-09-16T17:36:25Z">
        <w:r>
          <w:rPr>
            <w:color w:val="1a1613"/>
            <w:rtl w:val="0"/>
          </w:rPr>
          <w:delText xml:space="preserve">mxbai-embed-large. </w:delText>
        </w:r>
      </w:del>
      <w:ins w:id="10358" w:author="CastorIQ V3 rebuild" w:date="2026-09-16T17:36:25Z">
        <w:r>
          <w:rPr>
            <w:color w:val="1a1613"/>
            <w:rtl w:val="0"/>
          </w:rPr>
          <w:t xml:space="preserve">mxbai-embed-large; </w:t>
        </w:r>
      </w:ins>
      <w:r>
        <w:rPr>
          <w:color w:val="1a1613"/>
          <w:rtl w:val="0"/>
        </w:rPr>
        <w:t xml:space="preserve">IFC processing </w:t>
      </w:r>
      <w:del w:id="10359" w:author="CastorIQ V3 rebuild" w:date="2026-09-16T17:36:25Z">
        <w:r>
          <w:rPr>
            <w:color w:val="1a1613"/>
            <w:rtl w:val="0"/>
          </w:rPr>
          <w:delText xml:space="preserve">goes through </w:delText>
        </w:r>
      </w:del>
      <w:ins w:id="10360" w:author="CastorIQ V3 rebuild" w:date="2026-09-16T17:36:25Z">
        <w:r>
          <w:rPr>
            <w:color w:val="1a1613"/>
            <w:rtl w:val="0"/>
          </w:rPr>
          <w:t xml:space="preserve">by </w:t>
        </w:r>
      </w:ins>
      <w:r>
        <w:rPr>
          <w:color w:val="1a1613"/>
          <w:rtl w:val="0"/>
        </w:rPr>
        <w:t xml:space="preserve">IfcOpenShell </w:t>
      </w:r>
      <w:del w:id="10361" w:author="CastorIQ V3 rebuild" w:date="2026-09-16T17:36:25Z">
        <w:r>
          <w:rPr>
            <w:color w:val="1a1613"/>
            <w:rtl w:val="0"/>
          </w:rPr>
          <w:delText xml:space="preserve">against </w:delText>
        </w:r>
      </w:del>
      <w:ins w:id="10362" w:author="CastorIQ V3 rebuild" w:date="2026-09-16T17:36:25Z">
        <w:r>
          <w:rPr>
            <w:color w:val="1a1613"/>
            <w:rtl w:val="0"/>
          </w:rPr>
          <w:t xml:space="preserve">on </w:t>
        </w:r>
      </w:ins>
      <w:r>
        <w:rPr>
          <w:color w:val="1a1613"/>
          <w:rtl w:val="0"/>
        </w:rPr>
        <w:t xml:space="preserve">a canonical IFC4 </w:t>
      </w:r>
      <w:del w:id="10363" w:author="CastorIQ V3 rebuild" w:date="2026-09-16T17:36:25Z">
        <w:r>
          <w:rPr>
            <w:color w:val="1a1613"/>
            <w:rtl w:val="0"/>
          </w:rPr>
          <w:delText xml:space="preserve">pipeline, with a bundled IFC2x3 to IFC4 converter handling legacy uploads. Agent orchestration is a ReAct loop implemented </w:delText>
        </w:r>
      </w:del>
      <w:ins w:id="10364" w:author="CastorIQ V3 rebuild" w:date="2026-09-16T17:36:25Z">
        <w:r>
          <w:rPr>
            <w:color w:val="1a1613"/>
            <w:rtl w:val="0"/>
          </w:rPr>
          <w:t xml:space="preserve">pipeline. Frontend </w:t>
        </w:r>
      </w:ins>
      <w:r>
        <w:rPr>
          <w:color w:val="1a1613"/>
          <w:rtl w:val="0"/>
        </w:rPr>
        <w:t xml:space="preserve">in </w:t>
      </w:r>
      <w:del w:id="10365" w:author="CastorIQ V3 rebuild" w:date="2026-09-16T17:36:25Z">
        <w:r>
          <w:rPr>
            <w:color w:val="1a1613"/>
            <w:rtl w:val="0"/>
          </w:rPr>
          <w:delText xml:space="preserve">LangGraph. The frontend is </w:delText>
        </w:r>
      </w:del>
      <w:r>
        <w:rPr>
          <w:color w:val="1a1613"/>
          <w:rtl w:val="0"/>
        </w:rPr>
        <w:t xml:space="preserve">Django templates with HTMX and Bootstrap </w:t>
      </w:r>
      <w:del w:id="10366" w:author="CastorIQ V3 rebuild" w:date="2026-09-16T17:36:25Z">
        <w:r>
          <w:rPr>
            <w:color w:val="1a1613"/>
            <w:rtl w:val="0"/>
          </w:rPr>
          <w:delText xml:space="preserve">5. Packaging uses UV. Deployment is containerised through Docker and </w:delText>
        </w:r>
      </w:del>
      <w:ins w:id="10367" w:author="CastorIQ V3 rebuild" w:date="2026-09-16T17:36:25Z">
        <w:r>
          <w:rPr>
            <w:color w:val="1a1613"/>
            <w:rtl w:val="0"/>
          </w:rPr>
          <w:t xml:space="preserve">5; packaging with UV; deployment with </w:t>
        </w:r>
      </w:ins>
      <w:r>
        <w:rPr>
          <w:color w:val="1a1613"/>
          <w:rtl w:val="0"/>
        </w:rPr>
        <w:t xml:space="preserve">Docker Compose. Every approved change is a commit on a per-project Git repository, </w:t>
      </w:r>
      <w:del w:id="10368" w:author="CastorIQ V3 rebuild" w:date="2026-09-16T17:36:25Z">
        <w:r>
          <w:rPr>
            <w:color w:val="1a1613"/>
            <w:rtl w:val="0"/>
          </w:rPr>
          <w:delText xml:space="preserve">which is </w:delText>
        </w:r>
      </w:del>
      <w:r>
        <w:rPr>
          <w:color w:val="1a1613"/>
          <w:rtl w:val="0"/>
        </w:rPr>
        <w:t xml:space="preserve">the auditable spine of the write path.</w:t>
      </w:r>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3.4 Local-first inference, with optional BYOK</w:t>
      </w:r>
    </w:p>
    <w:p w:rsidR="00000000" w:rsidDel="00000000" w:rsidP="00000000" w:rsidRDefault="00000000" w:rsidRPr="00000000" w14:paraId="00000018">
      <w:pPr>
        <w:spacing w:after="120" w:line="276" w:lineRule="auto"/>
        <w:jc w:val="both"/>
        <w:rPr/>
      </w:pPr>
      <w:r>
        <w:rPr>
          <w:color w:val="1a1613"/>
          <w:rtl w:val="0"/>
        </w:rPr>
        <w:t xml:space="preserve">The default deployment runs </w:t>
      </w:r>
      <w:del w:id="10369" w:author="CastorIQ V3 rebuild" w:date="2026-09-16T17:36:25Z">
        <w:r>
          <w:rPr>
            <w:color w:val="1a1613"/>
            <w:rtl w:val="0"/>
          </w:rPr>
          <w:delText xml:space="preserve">Ollama locally for both </w:delText>
        </w:r>
      </w:del>
      <w:r>
        <w:rPr>
          <w:color w:val="1a1613"/>
          <w:rtl w:val="0"/>
        </w:rPr>
        <w:t xml:space="preserve">language-model inference and embedding </w:t>
      </w:r>
      <w:del w:id="10370" w:author="CastorIQ V3 rebuild" w:date="2026-09-16T17:36:25Z">
        <w:r>
          <w:rPr>
            <w:color w:val="1a1613"/>
            <w:rtl w:val="0"/>
          </w:rPr>
          <w:delText xml:space="preserve">generation. All processing stays on the user’s machine, with </w:delText>
        </w:r>
      </w:del>
      <w:ins w:id="10371" w:author="CastorIQ V3 rebuild" w:date="2026-09-16T17:36:25Z">
        <w:r>
          <w:rPr>
            <w:color w:val="1a1613"/>
            <w:rtl w:val="0"/>
          </w:rPr>
          <w:t xml:space="preserve">locally, so </w:t>
        </w:r>
      </w:ins>
      <w:r>
        <w:rPr>
          <w:color w:val="1a1613"/>
          <w:rtl w:val="0"/>
        </w:rPr>
        <w:t xml:space="preserve">no data </w:t>
      </w:r>
      <w:del w:id="10372" w:author="CastorIQ V3 rebuild" w:date="2026-09-16T17:36:25Z">
        <w:r>
          <w:rPr>
            <w:color w:val="1a1613"/>
            <w:rtl w:val="0"/>
          </w:rPr>
          <w:delText xml:space="preserve">leaving </w:delText>
        </w:r>
      </w:del>
      <w:ins w:id="10373" w:author="CastorIQ V3 rebuild" w:date="2026-09-16T17:36:25Z">
        <w:r>
          <w:rPr>
            <w:color w:val="1a1613"/>
            <w:rtl w:val="0"/>
          </w:rPr>
          <w:t xml:space="preserve">leaves </w:t>
        </w:r>
      </w:ins>
      <w:r>
        <w:rPr>
          <w:color w:val="1a1613"/>
          <w:rtl w:val="0"/>
        </w:rPr>
        <w:t xml:space="preserve">the </w:t>
      </w:r>
      <w:del w:id="10374" w:author="CastorIQ V3 rebuild" w:date="2026-09-16T17:36:25Z">
        <w:r>
          <w:rPr>
            <w:color w:val="1a1613"/>
            <w:rtl w:val="0"/>
          </w:rPr>
          <w:delText xml:space="preserve">environment and no external API dependency. This is </w:delText>
        </w:r>
      </w:del>
      <w:ins w:id="10375" w:author="CastorIQ V3 rebuild" w:date="2026-09-16T17:36:25Z">
        <w:r>
          <w:rPr>
            <w:color w:val="1a1613"/>
            <w:rtl w:val="0"/>
          </w:rPr>
          <w:t xml:space="preserve">user's machine: </w:t>
        </w:r>
      </w:ins>
      <w:r>
        <w:rPr>
          <w:color w:val="1a1613"/>
          <w:rtl w:val="0"/>
        </w:rPr>
        <w:t xml:space="preserve">a foundational </w:t>
      </w:r>
      <w:del w:id="10376" w:author="CastorIQ V3 rebuild" w:date="2026-09-16T17:36:25Z">
        <w:r>
          <w:rPr>
            <w:color w:val="1a1613"/>
            <w:rtl w:val="0"/>
          </w:rPr>
          <w:delText xml:space="preserve">architectural </w:delText>
        </w:r>
      </w:del>
      <w:r>
        <w:rPr>
          <w:color w:val="1a1613"/>
          <w:rtl w:val="0"/>
        </w:rPr>
        <w:t xml:space="preserve">constraint motivated by the data-sovereignty requirements of European AECO projects under GDPR and ISO 19650. Users </w:t>
      </w:r>
      <w:del w:id="10377" w:author="CastorIQ V3 rebuild" w:date="2026-09-16T17:36:25Z">
        <w:r>
          <w:rPr>
            <w:color w:val="1a1613"/>
            <w:rtl w:val="0"/>
          </w:rPr>
          <w:delText xml:space="preserve">who prefer higher-quality or lower-latency inference than a local model can offer on their hardware </w:delText>
        </w:r>
      </w:del>
      <w:r>
        <w:rPr>
          <w:color w:val="1a1613"/>
          <w:rtl w:val="0"/>
        </w:rPr>
        <w:t xml:space="preserve">may opt into </w:t>
      </w:r>
      <w:del w:id="10378" w:author="CastorIQ V3 rebuild" w:date="2026-09-16T17:36:25Z">
        <w:r>
          <w:rPr>
            <w:color w:val="1a1613"/>
            <w:rtl w:val="0"/>
          </w:rPr>
          <w:delText xml:space="preserve">a </w:delText>
        </w:r>
      </w:del>
      <w:r>
        <w:rPr>
          <w:color w:val="1a1613"/>
          <w:rtl w:val="0"/>
        </w:rPr>
        <w:t xml:space="preserve">BYOK </w:t>
      </w:r>
      <w:del w:id="10379" w:author="CastorIQ V3 rebuild" w:date="2026-09-16T17:36:25Z">
        <w:r>
          <w:rPr>
            <w:color w:val="1a1613"/>
            <w:rtl w:val="0"/>
          </w:rPr>
          <w:delText xml:space="preserve">configuration </w:delText>
        </w:r>
      </w:del>
      <w:r>
        <w:rPr>
          <w:color w:val="1a1613"/>
          <w:rtl w:val="0"/>
        </w:rPr>
        <w:t xml:space="preserve">with Anthropic </w:t>
      </w:r>
      <w:del w:id="10380" w:author="CastorIQ V3 rebuild" w:date="2026-09-16T17:36:25Z">
        <w:r>
          <w:rPr>
            <w:color w:val="1a1613"/>
            <w:rtl w:val="0"/>
          </w:rPr>
          <w:delText xml:space="preserve">(Claude family, for Ask and Modify reasoning quality) </w:delText>
        </w:r>
      </w:del>
      <w:r>
        <w:rPr>
          <w:color w:val="1a1613"/>
          <w:rtl w:val="0"/>
        </w:rPr>
        <w:t xml:space="preserve">or </w:t>
      </w:r>
      <w:del w:id="10381" w:author="CastorIQ V3 rebuild" w:date="2026-09-16T17:36:25Z">
        <w:r>
          <w:rPr>
            <w:color w:val="1a1613"/>
            <w:rtl w:val="0"/>
          </w:rPr>
          <w:delText xml:space="preserve">Groq (for lower-latency Modify execution). Keys </w:delText>
        </w:r>
      </w:del>
      <w:ins w:id="10382" w:author="CastorIQ V3 rebuild" w:date="2026-09-16T17:36:25Z">
        <w:r>
          <w:rPr>
            <w:color w:val="1a1613"/>
            <w:rtl w:val="0"/>
          </w:rPr>
          <w:t xml:space="preserve">Groq; keys </w:t>
        </w:r>
      </w:ins>
      <w:r>
        <w:rPr>
          <w:color w:val="1a1613"/>
          <w:rtl w:val="0"/>
        </w:rPr>
        <w:t xml:space="preserve">are validated </w:t>
      </w:r>
      <w:del w:id="10383" w:author="CastorIQ V3 rebuild" w:date="2026-09-16T17:36:25Z">
        <w:r>
          <w:rPr>
            <w:color w:val="1a1613"/>
            <w:rtl w:val="0"/>
          </w:rPr>
          <w:delText xml:space="preserve">server-side, then </w:delText>
        </w:r>
      </w:del>
      <w:ins w:id="10384" w:author="CastorIQ V3 rebuild" w:date="2026-09-16T17:36:25Z">
        <w:r>
          <w:rPr>
            <w:color w:val="1a1613"/>
            <w:rtl w:val="0"/>
          </w:rPr>
          <w:t xml:space="preserve">server-side and </w:t>
        </w:r>
      </w:ins>
      <w:r>
        <w:rPr>
          <w:color w:val="1a1613"/>
          <w:rtl w:val="0"/>
        </w:rPr>
        <w:t xml:space="preserve">encrypted with </w:t>
      </w:r>
      <w:del w:id="10385" w:author="CastorIQ V3 rebuild" w:date="2026-09-16T17:36:25Z">
        <w:r>
          <w:rPr>
            <w:color w:val="1a1613"/>
            <w:rtl w:val="0"/>
          </w:rPr>
          <w:delText xml:space="preserve">Fernet before persistence, with only a four-character hint retained. </w:delText>
        </w:r>
      </w:del>
      <w:ins w:id="10386" w:author="CastorIQ V3 rebuild" w:date="2026-09-16T17:36:25Z">
        <w:r>
          <w:rPr>
            <w:color w:val="1a1613"/>
            <w:rtl w:val="0"/>
          </w:rPr>
          <w:t xml:space="preserve">Fernet. </w:t>
        </w:r>
      </w:ins>
      <w:r>
        <w:rPr>
          <w:color w:val="1a1613"/>
          <w:rtl w:val="0"/>
        </w:rPr>
        <w:t xml:space="preserve">On authentication </w:t>
      </w:r>
      <w:del w:id="10387" w:author="CastorIQ V3 rebuild" w:date="2026-09-16T17:36:25Z">
        <w:r>
          <w:rPr>
            <w:color w:val="1a1613"/>
            <w:rtl w:val="0"/>
          </w:rPr>
          <w:delText xml:space="preserve">failure </w:delText>
        </w:r>
      </w:del>
      <w:r>
        <w:rPr>
          <w:color w:val="1a1613"/>
          <w:rtl w:val="0"/>
        </w:rPr>
        <w:t xml:space="preserve">or rate-limit </w:t>
      </w:r>
      <w:del w:id="10388" w:author="CastorIQ V3 rebuild" w:date="2026-09-16T17:36:25Z">
        <w:r>
          <w:rPr>
            <w:color w:val="1a1613"/>
            <w:rtl w:val="0"/>
          </w:rPr>
          <w:delText xml:space="preserve">response, </w:delText>
        </w:r>
      </w:del>
      <w:ins w:id="10389" w:author="CastorIQ V3 rebuild" w:date="2026-09-16T17:36:25Z">
        <w:r>
          <w:rPr>
            <w:color w:val="1a1613"/>
            <w:rtl w:val="0"/>
          </w:rPr>
          <w:t xml:space="preserve">failure </w:t>
        </w:r>
      </w:ins>
      <w:r>
        <w:rPr>
          <w:color w:val="1a1613"/>
          <w:rtl w:val="0"/>
        </w:rPr>
        <w:t xml:space="preserve">the system hard-errors rather than falling back silently to a shared </w:t>
      </w:r>
      <w:del w:id="10390" w:author="CastorIQ V3 rebuild" w:date="2026-09-16T17:36:25Z">
        <w:r>
          <w:rPr>
            <w:color w:val="1a1613"/>
            <w:rtl w:val="0"/>
          </w:rPr>
          <w:delText xml:space="preserve">managed </w:delText>
        </w:r>
      </w:del>
      <w:r>
        <w:rPr>
          <w:color w:val="1a1613"/>
          <w:rtl w:val="0"/>
        </w:rPr>
        <w:t xml:space="preserve">pool, </w:t>
      </w:r>
      <w:del w:id="10391" w:author="CastorIQ V3 rebuild" w:date="2026-09-16T17:36:25Z">
        <w:r>
          <w:rPr>
            <w:color w:val="1a1613"/>
            <w:rtl w:val="0"/>
          </w:rPr>
          <w:delText xml:space="preserve">since silent fallback </w:delText>
        </w:r>
      </w:del>
      <w:ins w:id="10392" w:author="CastorIQ V3 rebuild" w:date="2026-09-16T17:36:25Z">
        <w:r>
          <w:rPr>
            <w:color w:val="1a1613"/>
            <w:rtl w:val="0"/>
          </w:rPr>
          <w:t xml:space="preserve">which </w:t>
        </w:r>
      </w:ins>
      <w:r>
        <w:rPr>
          <w:color w:val="1a1613"/>
          <w:rtl w:val="0"/>
        </w:rPr>
        <w:t xml:space="preserve">would </w:t>
      </w:r>
      <w:del w:id="10393" w:author="CastorIQ V3 rebuild" w:date="2026-09-16T17:36:25Z">
        <w:r>
          <w:rPr>
            <w:color w:val="1a1613"/>
            <w:rtl w:val="0"/>
          </w:rPr>
          <w:delText xml:space="preserve">constitute </w:delText>
        </w:r>
      </w:del>
      <w:ins w:id="10394" w:author="CastorIQ V3 rebuild" w:date="2026-09-16T17:36:25Z">
        <w:r>
          <w:rPr>
            <w:color w:val="1a1613"/>
            <w:rtl w:val="0"/>
          </w:rPr>
          <w:t xml:space="preserve">be </w:t>
        </w:r>
      </w:ins>
      <w:r>
        <w:rPr>
          <w:color w:val="1a1613"/>
          <w:rtl w:val="0"/>
        </w:rPr>
        <w:t xml:space="preserve">an invisible cost transfer. A provider badge on each response makes routing </w:t>
      </w:r>
      <w:del w:id="10395" w:author="CastorIQ V3 rebuild" w:date="2026-09-16T17:36:25Z">
        <w:r>
          <w:rPr>
            <w:color w:val="1a1613"/>
            <w:rtl w:val="0"/>
          </w:rPr>
          <w:delText xml:space="preserve">verifiable at the point of use, </w:delText>
        </w:r>
      </w:del>
      <w:ins w:id="10396" w:author="CastorIQ V3 rebuild" w:date="2026-09-16T17:36:25Z">
        <w:r>
          <w:rPr>
            <w:color w:val="1a1613"/>
            <w:rtl w:val="0"/>
          </w:rPr>
          <w:t xml:space="preserve">verifiable, </w:t>
        </w:r>
      </w:ins>
      <w:r>
        <w:rPr>
          <w:color w:val="1a1613"/>
          <w:rtl w:val="0"/>
        </w:rPr>
        <w:t xml:space="preserve">and a site-level </w:t>
      </w:r>
      <w:del w:id="10397" w:author="CastorIQ V3 rebuild" w:date="2026-09-16T17:36:25Z">
        <w:r>
          <w:rPr>
            <w:color w:val="1a1613"/>
            <w:rtl w:val="0"/>
          </w:rPr>
          <w:delText xml:space="preserve">operator </w:delText>
        </w:r>
      </w:del>
      <w:r>
        <w:rPr>
          <w:color w:val="1a1613"/>
          <w:rtl w:val="0"/>
        </w:rPr>
        <w:t xml:space="preserve">switch can force local-only inference </w:t>
      </w:r>
      <w:del w:id="10398" w:author="CastorIQ V3 rebuild" w:date="2026-09-16T17:36:25Z">
        <w:r>
          <w:rPr>
            <w:color w:val="1a1613"/>
            <w:rtl w:val="0"/>
          </w:rPr>
          <w:delText xml:space="preserve">for an entire deployment </w:delText>
        </w:r>
      </w:del>
      <w:r>
        <w:rPr>
          <w:color w:val="1a1613"/>
          <w:rtl w:val="0"/>
        </w:rPr>
        <w:t xml:space="preserve">regardless of </w:t>
      </w:r>
      <w:del w:id="10399" w:author="CastorIQ V3 rebuild" w:date="2026-09-16T17:36:25Z">
        <w:r>
          <w:rPr>
            <w:color w:val="1a1613"/>
            <w:rtl w:val="0"/>
          </w:rPr>
          <w:delText xml:space="preserve">per-user </w:delText>
        </w:r>
      </w:del>
      <w:ins w:id="10400" w:author="CastorIQ V3 rebuild" w:date="2026-09-16T17:36:25Z">
        <w:r>
          <w:rPr>
            <w:color w:val="1a1613"/>
            <w:rtl w:val="0"/>
          </w:rPr>
          <w:t xml:space="preserve">user </w:t>
        </w:r>
      </w:ins>
      <w:r>
        <w:rPr>
          <w:color w:val="1a1613"/>
          <w:rtl w:val="0"/>
        </w:rPr>
        <w:t xml:space="preserve">configuration.</w:t>
      </w:r>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3.5 Identity and access</w:t>
      </w:r>
    </w:p>
    <w:p w:rsidR="00000000" w:rsidDel="00000000" w:rsidP="00000000" w:rsidRDefault="00000000" w:rsidRPr="00000000" w14:paraId="00000018">
      <w:pPr>
        <w:spacing w:after="120" w:line="276" w:lineRule="auto"/>
        <w:jc w:val="both"/>
        <w:rPr/>
      </w:pPr>
      <w:r>
        <w:rPr>
          <w:color w:val="1a1613"/>
          <w:rtl w:val="0"/>
        </w:rPr>
        <w:t xml:space="preserve">Access is enforced </w:t>
      </w:r>
      <w:del w:id="10401" w:author="CastorIQ V3 rebuild" w:date="2026-09-16T17:36:25Z">
        <w:r>
          <w:rPr>
            <w:color w:val="1a1613"/>
            <w:rtl w:val="0"/>
          </w:rPr>
          <w:delText xml:space="preserve">through </w:delText>
        </w:r>
      </w:del>
      <w:ins w:id="10402" w:author="CastorIQ V3 rebuild" w:date="2026-09-16T17:36:25Z">
        <w:r>
          <w:rPr>
            <w:color w:val="1a1613"/>
            <w:rtl w:val="0"/>
          </w:rPr>
          <w:t xml:space="preserve">in </w:t>
        </w:r>
      </w:ins>
      <w:r>
        <w:rPr>
          <w:color w:val="1a1613"/>
          <w:rtl w:val="0"/>
        </w:rPr>
        <w:t xml:space="preserve">two layers: a </w:t>
      </w:r>
      <w:del w:id="10403" w:author="CastorIQ V3 rebuild" w:date="2026-09-16T17:36:25Z">
        <w:r>
          <w:rPr>
            <w:color w:val="1a1613"/>
            <w:rtl w:val="0"/>
          </w:rPr>
          <w:delText xml:space="preserve">project-level </w:delText>
        </w:r>
      </w:del>
      <w:ins w:id="10404" w:author="CastorIQ V3 rebuild" w:date="2026-09-16T17:36:25Z">
        <w:r>
          <w:rPr>
            <w:color w:val="1a1613"/>
            <w:rtl w:val="0"/>
          </w:rPr>
          <w:t xml:space="preserve">project </w:t>
        </w:r>
      </w:ins>
      <w:r>
        <w:rPr>
          <w:color w:val="1a1613"/>
          <w:rtl w:val="0"/>
        </w:rPr>
        <w:t xml:space="preserve">membership tier (owner, editor, viewer) </w:t>
      </w:r>
      <w:del w:id="10405" w:author="CastorIQ V3 rebuild" w:date="2026-09-16T17:36:25Z">
        <w:r>
          <w:rPr>
            <w:color w:val="1a1613"/>
            <w:rtl w:val="0"/>
          </w:rPr>
          <w:delText xml:space="preserve">plus </w:delText>
        </w:r>
      </w:del>
      <w:ins w:id="10406" w:author="CastorIQ V3 rebuild" w:date="2026-09-16T17:36:25Z">
        <w:r>
          <w:rPr>
            <w:color w:val="1a1613"/>
            <w:rtl w:val="0"/>
          </w:rPr>
          <w:t xml:space="preserve">and </w:t>
        </w:r>
      </w:ins>
      <w:r>
        <w:rPr>
          <w:color w:val="1a1613"/>
          <w:rtl w:val="0"/>
        </w:rPr>
        <w:t xml:space="preserve">nine functional roles with validity windows tied to contract durations. </w:t>
      </w:r>
      <w:del w:id="10407" w:author="CastorIQ V3 rebuild" w:date="2026-09-16T17:36:25Z">
        <w:r>
          <w:rPr>
            <w:color w:val="1a1613"/>
            <w:rtl w:val="0"/>
          </w:rPr>
          <w:delText xml:space="preserve">Single sign-on is supported through standard authentication backends. Onboarding a new user is essentially choosing a role, which </w:delText>
        </w:r>
      </w:del>
      <w:ins w:id="10408" w:author="CastorIQ V3 rebuild" w:date="2026-09-16T17:36:25Z">
        <w:r>
          <w:rPr>
            <w:color w:val="1a1613"/>
            <w:rtl w:val="0"/>
          </w:rPr>
          <w:t xml:space="preserve">The role </w:t>
        </w:r>
      </w:ins>
      <w:r>
        <w:rPr>
          <w:color w:val="1a1613"/>
          <w:rtl w:val="0"/>
        </w:rPr>
        <w:t xml:space="preserve">scopes the surfaces </w:t>
      </w:r>
      <w:del w:id="10409" w:author="CastorIQ V3 rebuild" w:date="2026-09-16T17:36:25Z">
        <w:r>
          <w:rPr>
            <w:color w:val="1a1613"/>
            <w:rtl w:val="0"/>
          </w:rPr>
          <w:delText xml:space="preserve">they see: tenants and </w:delText>
        </w:r>
      </w:del>
      <w:ins w:id="10410" w:author="CastorIQ V3 rebuild" w:date="2026-09-16T17:36:25Z">
        <w:r>
          <w:rPr>
            <w:color w:val="1a1613"/>
            <w:rtl w:val="0"/>
          </w:rPr>
          <w:t xml:space="preserve">a user sees: </w:t>
        </w:r>
      </w:ins>
      <w:r>
        <w:rPr>
          <w:color w:val="1a1613"/>
          <w:rtl w:val="0"/>
        </w:rPr>
        <w:t xml:space="preserve">occupants see a </w:t>
      </w:r>
      <w:del w:id="10411" w:author="CastorIQ V3 rebuild" w:date="2026-09-16T17:36:25Z">
        <w:r>
          <w:rPr>
            <w:color w:val="1a1613"/>
            <w:rtl w:val="0"/>
          </w:rPr>
          <w:delText xml:space="preserve">portal only; </w:delText>
        </w:r>
      </w:del>
      <w:ins w:id="10412" w:author="CastorIQ V3 rebuild" w:date="2026-09-16T17:36:25Z">
        <w:r>
          <w:rPr>
            <w:color w:val="1a1613"/>
            <w:rtl w:val="0"/>
          </w:rPr>
          <w:t xml:space="preserve">portal; </w:t>
        </w:r>
      </w:ins>
      <w:r>
        <w:rPr>
          <w:color w:val="1a1613"/>
          <w:rtl w:val="0"/>
        </w:rPr>
        <w:t xml:space="preserve">contractors see permits and assigned work; facilities managers see </w:t>
      </w:r>
      <w:del w:id="10413" w:author="CastorIQ V3 rebuild" w:date="2026-09-16T17:36:25Z">
        <w:r>
          <w:rPr>
            <w:color w:val="1a1613"/>
            <w:rtl w:val="0"/>
          </w:rPr>
          <w:delText xml:space="preserve">the full operations surface; </w:delText>
        </w:r>
      </w:del>
      <w:ins w:id="10414" w:author="CastorIQ V3 rebuild" w:date="2026-09-16T17:36:25Z">
        <w:r>
          <w:rPr>
            <w:color w:val="1a1613"/>
            <w:rtl w:val="0"/>
          </w:rPr>
          <w:t xml:space="preserve">operations; </w:t>
        </w:r>
      </w:ins>
      <w:r>
        <w:rPr>
          <w:color w:val="1a1613"/>
          <w:rtl w:val="0"/>
        </w:rPr>
        <w:t xml:space="preserve">designers and engineers see Ask, Modify and </w:t>
      </w:r>
      <w:del w:id="10415" w:author="CastorIQ V3 rebuild" w:date="2026-09-16T17:36:25Z">
        <w:r>
          <w:rPr>
            <w:color w:val="1a1613"/>
            <w:rtl w:val="0"/>
          </w:rPr>
          <w:delText xml:space="preserve">Explore.</w:delText>
        </w:r>
      </w:del>
      <w:ins w:id="10416" w:author="CastorIQ V3 rebuild" w:date="2026-09-16T17:36:25Z">
        <w:r>
          <w:rPr>
            <w:color w:val="1a1613"/>
            <w:rtl w:val="0"/>
          </w:rPr>
          <w:t xml:space="preserve">Explore. The write path requires the editor tier at the HTTP and WebSocket layer, not only in the interface.</w:t>
        </w:r>
      </w:ins>
    </w:p>
    <w:p w:rsidR="00000000" w:rsidDel="00000000" w:rsidP="00000000" w:rsidRDefault="00000000" w:rsidRPr="00000000" w14:paraId="00000016">
      <w:pPr>
        <w:keepNext w:val="1"/>
        <w:spacing w:after="40" w:before="360" w:lineRule="auto"/>
        <w:rPr/>
      </w:pPr>
      <w:r>
        <w:rPr>
          <w:b w:val="1"/>
          <w:bCs w:val="1"/>
          <w:color w:val="1b3a6b"/>
          <w:sz w:val="16"/>
          <w:szCs w:val="16"/>
          <w:rtl w:val="0"/>
        </w:rPr>
        <w:t xml:space="preserve">§ 4</w:t>
      </w:r>
    </w:p>
    <w:p w:rsidR="00000000" w:rsidDel="00000000" w:rsidP="00000000" w:rsidRDefault="00000000" w:rsidRPr="00000000" w14:paraId="00000017">
      <w:pPr>
        <w:pStyle w:val="Heading1"/>
        <w:keepNext w:val="1"/>
        <w:spacing w:after="200" w:before="60" w:lineRule="auto"/>
        <w:rPr/>
      </w:pPr>
      <w:r>
        <w:rPr>
          <w:b w:val="1"/>
          <w:bCs w:val="1"/>
          <w:color w:val="1b3a6b"/>
          <w:sz w:val="36"/>
          <w:szCs w:val="36"/>
          <w:rtl w:val="0"/>
        </w:rPr>
        <w:t xml:space="preserve">Development process</w:t>
      </w:r>
    </w:p>
    <w:p w:rsidR="00000000" w:rsidDel="00000000" w:rsidP="00000000" w:rsidRDefault="00000000" w:rsidRPr="00000000" w14:paraId="00000040">
      <w:pPr>
        <w:spacing w:after="120" w:line="276" w:lineRule="auto"/>
        <w:jc w:val="both"/>
        <w:rPr>
          <w:del w:id="10419" w:author="CastorIQ V3 rebuild" w:date="2026-09-16T17:36:25Z"/>
        </w:rPr>
      </w:pPr>
      <w:del w:id="10417" w:author="CastorIQ V3 rebuild" w:date="2026-09-16T17:36:25Z">
        <w:r w:rsidDel="00000000" w:rsidR="00000000" w:rsidRPr="00000000">
          <w:rPr>
            <w:color w:val="1a1613"/>
            <w:rtl w:val="0"/>
          </w:rPr>
          <w:delText xml:space="preserve">CastorIQ was developed across three overlapping phases. This section records what was decided in each phase and what was delivered by the end of it. The trajectory matters because the read-write core converged faster than the initial milestone plan anticipated, and the freed capacity was reinvested into scope on the same architectural substrate.</w:delText>
        </w:r>
      </w:del>
      <w:del w:id="10418" w:author="CastorIQ V3 rebuild" w:date="2026-09-16T17:36:25Z">
        <w:r w:rsidDel="00000000" w:rsidR="00000000" w:rsidRPr="00000000">
          <w:rPr>
            <w:rtl w:val="0"/>
          </w:rPr>
        </w:r>
      </w:del>
    </w:p>
    <w:p w:rsidR="00000000" w:rsidDel="00000000" w:rsidP="00000000" w:rsidRDefault="00000000" w:rsidRPr="00000000" w14:paraId="00000018">
      <w:pPr>
        <w:spacing w:after="120" w:line="276" w:lineRule="auto"/>
        <w:jc w:val="both"/>
        <w:rPr>
          <w:ins w:id="10421" w:author="CastorIQ V3 rebuild" w:date="2026-09-16T17:36:25Z"/>
        </w:rPr>
      </w:pPr>
      <w:ins w:id="10420" w:author="CastorIQ V3 rebuild" w:date="2026-09-16T17:36:25Z">
        <w:r>
          <w:rPr>
            <w:color w:val="1a1613"/>
            <w:rtl w:val="0"/>
          </w:rPr>
          <w:t xml:space="preserve">CastorIQ was developed across three overlapping phases, the last of which was reshaped by a measurement programme.</w:t>
        </w:r>
      </w:ins>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4.1 Concept and design (February 2026)</w:t>
      </w:r>
    </w:p>
    <w:p w:rsidR="00000000" w:rsidDel="00000000" w:rsidP="00000000" w:rsidRDefault="00000000" w:rsidRPr="00000000" w14:paraId="00000018">
      <w:pPr>
        <w:spacing w:after="120" w:line="276" w:lineRule="auto"/>
        <w:jc w:val="both"/>
        <w:rPr/>
      </w:pPr>
      <w:r>
        <w:rPr>
          <w:color w:val="1a1613"/>
          <w:rtl w:val="0"/>
        </w:rPr>
        <w:t xml:space="preserve">The first phase established </w:t>
      </w:r>
      <w:ins w:id="10422" w:author="CastorIQ V3 rebuild" w:date="2026-09-16T17:36:25Z">
        <w:r>
          <w:rPr>
            <w:color w:val="1a1613"/>
            <w:rtl w:val="0"/>
          </w:rPr>
          <w:t xml:space="preserve">the </w:t>
        </w:r>
      </w:ins>
      <w:r>
        <w:rPr>
          <w:color w:val="1a1613"/>
          <w:rtl w:val="0"/>
        </w:rPr>
        <w:t xml:space="preserve">problem </w:t>
      </w:r>
      <w:del w:id="10423" w:author="CastorIQ V3 rebuild" w:date="2026-09-16T17:36:25Z">
        <w:r>
          <w:rPr>
            <w:color w:val="1a1613"/>
            <w:rtl w:val="0"/>
          </w:rPr>
          <w:delText xml:space="preserve">framing (the Split Reality gap between IFC models and technical documents), </w:delText>
        </w:r>
      </w:del>
      <w:ins w:id="10424" w:author="CastorIQ V3 rebuild" w:date="2026-09-16T17:36:25Z">
        <w:r>
          <w:rPr>
            <w:color w:val="1a1613"/>
            <w:rtl w:val="0"/>
          </w:rPr>
          <w:t xml:space="preserve">framing, </w:t>
        </w:r>
      </w:ins>
      <w:r>
        <w:rPr>
          <w:color w:val="1a1613"/>
          <w:rtl w:val="0"/>
        </w:rPr>
        <w:t xml:space="preserve">the two-surface architecture (Ask for read, Modify for </w:t>
      </w:r>
      <w:del w:id="10425" w:author="CastorIQ V3 rebuild" w:date="2026-09-16T17:36:25Z">
        <w:r>
          <w:rPr>
            <w:color w:val="1a1613"/>
            <w:rtl w:val="0"/>
          </w:rPr>
          <w:delText xml:space="preserve">write), </w:delText>
        </w:r>
      </w:del>
      <w:ins w:id="10426" w:author="CastorIQ V3 rebuild" w:date="2026-09-16T17:36:25Z">
        <w:r>
          <w:rPr>
            <w:color w:val="1a1613"/>
            <w:rtl w:val="0"/>
          </w:rPr>
          <w:t xml:space="preserve">write) </w:t>
        </w:r>
      </w:ins>
      <w:r>
        <w:rPr>
          <w:color w:val="1a1613"/>
          <w:rtl w:val="0"/>
        </w:rPr>
        <w:t xml:space="preserve">and </w:t>
      </w:r>
      <w:ins w:id="10427" w:author="CastorIQ V3 rebuild" w:date="2026-09-16T17:36:25Z">
        <w:r>
          <w:rPr>
            <w:color w:val="1a1613"/>
            <w:rtl w:val="0"/>
          </w:rPr>
          <w:t xml:space="preserve">a tiered, minimal-authority governance model for </w:t>
        </w:r>
      </w:ins>
      <w:r>
        <w:rPr>
          <w:color w:val="1a1613"/>
          <w:rtl w:val="0"/>
        </w:rPr>
        <w:t xml:space="preserve">the </w:t>
      </w:r>
      <w:del w:id="10428" w:author="CastorIQ V3 rebuild" w:date="2026-09-16T17:36:25Z">
        <w:r>
          <w:rPr>
            <w:color w:val="1a1613"/>
            <w:rtl w:val="0"/>
          </w:rPr>
          <w:delText xml:space="preserve">RSAA governance model, originally specified </w:delText>
        </w:r>
      </w:del>
      <w:ins w:id="10429" w:author="CastorIQ V3 rebuild" w:date="2026-09-16T17:36:25Z">
        <w:r>
          <w:rPr>
            <w:color w:val="1a1613"/>
            <w:rtl w:val="0"/>
          </w:rPr>
          <w:t xml:space="preserve">write path, </w:t>
        </w:r>
      </w:ins>
      <w:r>
        <w:rPr>
          <w:color w:val="1a1613"/>
          <w:rtl w:val="0"/>
        </w:rPr>
        <w:t xml:space="preserve">with </w:t>
      </w:r>
      <w:del w:id="10430" w:author="CastorIQ V3 rebuild" w:date="2026-09-16T17:36:25Z">
        <w:r>
          <w:rPr>
            <w:color w:val="1a1613"/>
            <w:rtl w:val="0"/>
          </w:rPr>
          <w:delText xml:space="preserve">three tiers (Tier 1 GREEN, Tier 2 ORANGE, Tier 3 RED). The </w:delText>
        </w:r>
      </w:del>
      <w:ins w:id="10431" w:author="CastorIQ V3 rebuild" w:date="2026-09-16T17:36:25Z">
        <w:r>
          <w:rPr>
            <w:color w:val="1a1613"/>
            <w:rtl w:val="0"/>
          </w:rPr>
          <w:t xml:space="preserve">the </w:t>
        </w:r>
      </w:ins>
      <w:r>
        <w:rPr>
          <w:color w:val="1a1613"/>
          <w:rtl w:val="0"/>
        </w:rPr>
        <w:t xml:space="preserve">RAV layer </w:t>
      </w:r>
      <w:del w:id="10432" w:author="CastorIQ V3 rebuild" w:date="2026-09-16T17:36:25Z">
        <w:r>
          <w:rPr>
            <w:color w:val="1a1613"/>
            <w:rtl w:val="0"/>
          </w:rPr>
          <w:delText xml:space="preserve">was specified </w:delText>
        </w:r>
      </w:del>
      <w:r>
        <w:rPr>
          <w:color w:val="1a1613"/>
          <w:rtl w:val="0"/>
        </w:rPr>
        <w:t xml:space="preserve">as a document-grounded second opinion </w:t>
      </w:r>
      <w:del w:id="10433" w:author="CastorIQ V3 rebuild" w:date="2026-09-16T17:36:25Z">
        <w:r>
          <w:rPr>
            <w:color w:val="1a1613"/>
            <w:rtl w:val="0"/>
          </w:rPr>
          <w:delText xml:space="preserve">running in parallel with </w:delText>
        </w:r>
      </w:del>
      <w:ins w:id="10434" w:author="CastorIQ V3 rebuild" w:date="2026-09-16T17:36:25Z">
        <w:r>
          <w:rPr>
            <w:color w:val="1a1613"/>
            <w:rtl w:val="0"/>
          </w:rPr>
          <w:t xml:space="preserve">on </w:t>
        </w:r>
      </w:ins>
      <w:r>
        <w:rPr>
          <w:color w:val="1a1613"/>
          <w:rtl w:val="0"/>
        </w:rPr>
        <w:t xml:space="preserve">every proposal. The data strategy was fixed: IFC via IfcOpenShell, documents via chunked PDF and DOCX extraction, both embedded into </w:t>
      </w:r>
      <w:del w:id="10435" w:author="CastorIQ V3 rebuild" w:date="2026-09-16T17:36:25Z">
        <w:r>
          <w:rPr>
            <w:color w:val="1a1613"/>
            <w:rtl w:val="0"/>
          </w:rPr>
          <w:delText xml:space="preserve">a shared 1024-dimensional </w:delText>
        </w:r>
      </w:del>
      <w:ins w:id="10436" w:author="CastorIQ V3 rebuild" w:date="2026-09-16T17:36:25Z">
        <w:r>
          <w:rPr>
            <w:color w:val="1a1613"/>
            <w:rtl w:val="0"/>
          </w:rPr>
          <w:t xml:space="preserve">one </w:t>
        </w:r>
      </w:ins>
      <w:r>
        <w:rPr>
          <w:color w:val="1a1613"/>
          <w:rtl w:val="0"/>
        </w:rPr>
        <w:t xml:space="preserve">vector space in PostgreSQL with pgvector. Local-only inference was </w:t>
      </w:r>
      <w:del w:id="10437" w:author="CastorIQ V3 rebuild" w:date="2026-09-16T17:36:25Z">
        <w:r>
          <w:rPr>
            <w:color w:val="1a1613"/>
            <w:rtl w:val="0"/>
          </w:rPr>
          <w:delText xml:space="preserve">established as </w:delText>
        </w:r>
      </w:del>
      <w:r>
        <w:rPr>
          <w:color w:val="1a1613"/>
          <w:rtl w:val="0"/>
        </w:rPr>
        <w:t xml:space="preserve">a non-negotiable </w:t>
      </w:r>
      <w:del w:id="10438" w:author="CastorIQ V3 rebuild" w:date="2026-09-16T17:36:25Z">
        <w:r>
          <w:rPr>
            <w:color w:val="1a1613"/>
            <w:rtl w:val="0"/>
          </w:rPr>
          <w:delText xml:space="preserve">architectural </w:delText>
        </w:r>
      </w:del>
      <w:r>
        <w:rPr>
          <w:color w:val="1a1613"/>
          <w:rtl w:val="0"/>
        </w:rPr>
        <w:t xml:space="preserve">constraint, with Llama 3.1 8B via Ollama as the </w:t>
      </w:r>
      <w:del w:id="10439" w:author="CastorIQ V3 rebuild" w:date="2026-09-16T17:36:25Z">
        <w:r>
          <w:rPr>
            <w:color w:val="1a1613"/>
            <w:rtl w:val="0"/>
          </w:rPr>
          <w:delText xml:space="preserve">initial </w:delText>
        </w:r>
      </w:del>
      <w:ins w:id="10440" w:author="CastorIQ V3 rebuild" w:date="2026-09-16T17:36:25Z">
        <w:r>
          <w:rPr>
            <w:color w:val="1a1613"/>
            <w:rtl w:val="0"/>
          </w:rPr>
          <w:t xml:space="preserve">first </w:t>
        </w:r>
      </w:ins>
      <w:r>
        <w:rPr>
          <w:color w:val="1a1613"/>
          <w:rtl w:val="0"/>
        </w:rPr>
        <w:t xml:space="preserve">reference model.</w:t>
      </w:r>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4.2 Core build and lifecycle extension (February to May 2026)</w:t>
      </w:r>
    </w:p>
    <w:p w:rsidR="00000000" w:rsidDel="00000000" w:rsidP="00000000" w:rsidRDefault="00000000" w:rsidRPr="00000000" w14:paraId="00000044">
      <w:pPr>
        <w:spacing w:after="120" w:line="276" w:lineRule="auto"/>
        <w:jc w:val="both"/>
        <w:rPr>
          <w:del w:id="10443" w:author="CastorIQ V3 rebuild" w:date="2026-09-16T17:36:25Z"/>
        </w:rPr>
      </w:pPr>
      <w:del w:id="10441" w:author="CastorIQ V3 rebuild" w:date="2026-09-16T17:36:25Z">
        <w:r w:rsidDel="00000000" w:rsidR="00000000" w:rsidRPr="00000000">
          <w:rPr>
            <w:color w:val="1a1613"/>
            <w:rtl w:val="0"/>
          </w:rPr>
          <w:delText xml:space="preserve">The read-write core converged faster than the initial milestone plan anticipated. The freed capacity was reinvested into scope on the same architectural substrate. Three new surfaces landed on the shared substrate during this phase: Explore (direct IFC navigation and entity inspection), a first cut of the Facilities suite, and 4D scaffolding on the Schedule surface; development of the in-app IFC viewer also began. RSAA was extended from three tiers to four with the addition of Tier 0 (Feasibility), and Tier 2 and Tier 3 were renamed to AMBER and CRITICAL. The nine-role identity model was introduced, with project-level membership tiers layered above nine functional roles carrying contract-tied validity windows. The reference local model moved from Llama 3.1 8B to qwen3:14b for improved retrieval quality on consumer-grade hardware. By the end of this phase, 434 automated tests were in place as a mandatory merge gate.</w:delText>
        </w:r>
      </w:del>
      <w:del w:id="10442" w:author="CastorIQ V3 rebuild" w:date="2026-09-16T17:36:25Z">
        <w:r w:rsidDel="00000000" w:rsidR="00000000" w:rsidRPr="00000000">
          <w:rPr>
            <w:rtl w:val="0"/>
          </w:rPr>
        </w:r>
      </w:del>
    </w:p>
    <w:p w:rsidR="00000000" w:rsidDel="00000000" w:rsidP="00000000" w:rsidRDefault="00000000" w:rsidRPr="00000000" w14:paraId="00000018">
      <w:pPr>
        <w:spacing w:after="120" w:line="276" w:lineRule="auto"/>
        <w:jc w:val="both"/>
        <w:rPr>
          <w:ins w:id="10445" w:author="CastorIQ V3 rebuild" w:date="2026-09-16T17:36:25Z"/>
        </w:rPr>
      </w:pPr>
      <w:ins w:id="10444" w:author="CastorIQ V3 rebuild" w:date="2026-09-16T17:36:25Z">
        <w:r>
          <w:rPr>
            <w:color w:val="1a1613"/>
            <w:rtl w:val="0"/>
          </w:rPr>
          <w:t xml:space="preserve">The read-write core converged faster than planned, and the freed capacity went into scope on the same substrate: Explore, a first cut of the Facilities suite, 4D scaffolding on the Schedule surface, and the start of the in-app IFC viewer. The tiered write path gained a fourth, feasibility tier, and the nine-role identity model was introduced. By the end of this phase 434 automated tests were a mandatory merge gate.</w:t>
        </w:r>
      </w:ins>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4.3 </w:t>
      </w:r>
      <w:del w:id="10446" w:author="CastorIQ V3 rebuild" w:date="2026-09-16T17:36:25Z">
        <w:r>
          <w:rPr>
            <w:color w:val="1b3a6b"/>
            <w:rtl w:val="0"/>
          </w:rPr>
          <w:delText xml:space="preserve">Feature completion </w:delText>
        </w:r>
      </w:del>
      <w:ins w:id="10447" w:author="CastorIQ V3 rebuild" w:date="2026-09-16T17:36:25Z">
        <w:r>
          <w:rPr>
            <w:b w:val="1"/>
            <w:bCs w:val="1"/>
            <w:color w:val="1b3a6b"/>
            <w:rtl w:val="0"/>
          </w:rPr>
          <w:t xml:space="preserve">Completion, demonstration </w:t>
        </w:r>
      </w:ins>
      <w:r>
        <w:rPr>
          <w:b w:val="1"/>
          <w:bCs w:val="1"/>
          <w:color w:val="1b3a6b"/>
          <w:rtl w:val="0"/>
        </w:rPr>
        <w:t xml:space="preserve">and </w:t>
      </w:r>
      <w:del w:id="10448" w:author="CastorIQ V3 rebuild" w:date="2026-09-16T17:36:25Z">
        <w:r>
          <w:rPr>
            <w:color w:val="1b3a6b"/>
            <w:rtl w:val="0"/>
          </w:rPr>
          <w:delText xml:space="preserve">peer demonstration </w:delText>
        </w:r>
      </w:del>
      <w:ins w:id="10449" w:author="CastorIQ V3 rebuild" w:date="2026-09-16T17:36:25Z">
        <w:r>
          <w:rPr>
            <w:b w:val="1"/>
            <w:bCs w:val="1"/>
            <w:color w:val="1b3a6b"/>
            <w:rtl w:val="0"/>
          </w:rPr>
          <w:t xml:space="preserve">measurement </w:t>
        </w:r>
      </w:ins>
      <w:r>
        <w:rPr>
          <w:b w:val="1"/>
          <w:bCs w:val="1"/>
          <w:color w:val="1b3a6b"/>
          <w:rtl w:val="0"/>
        </w:rPr>
        <w:t xml:space="preserve">(May to </w:t>
      </w:r>
      <w:del w:id="10450" w:author="CastorIQ V3 rebuild" w:date="2026-09-16T17:36:25Z">
        <w:r>
          <w:rPr>
            <w:color w:val="1b3a6b"/>
            <w:rtl w:val="0"/>
          </w:rPr>
          <w:delText xml:space="preserve">June </w:delText>
        </w:r>
      </w:del>
      <w:ins w:id="10451" w:author="CastorIQ V3 rebuild" w:date="2026-09-16T17:36:25Z">
        <w:r>
          <w:rPr>
            <w:b w:val="1"/>
            <w:bCs w:val="1"/>
            <w:color w:val="1b3a6b"/>
            <w:rtl w:val="0"/>
          </w:rPr>
          <w:t xml:space="preserve">September </w:t>
        </w:r>
      </w:ins>
      <w:r>
        <w:rPr>
          <w:b w:val="1"/>
          <w:bCs w:val="1"/>
          <w:color w:val="1b3a6b"/>
          <w:rtl w:val="0"/>
        </w:rPr>
        <w:t xml:space="preserve">2026)</w:t>
      </w:r>
    </w:p>
    <w:p w:rsidR="00000000" w:rsidDel="00000000" w:rsidP="00000000" w:rsidRDefault="00000000" w:rsidRPr="00000000" w14:paraId="00000046">
      <w:pPr>
        <w:spacing w:after="120" w:line="276" w:lineRule="auto"/>
        <w:jc w:val="both"/>
        <w:rPr>
          <w:del w:id="10454" w:author="CastorIQ V3 rebuild" w:date="2026-09-16T17:36:25Z"/>
        </w:rPr>
      </w:pPr>
      <w:del w:id="10452" w:author="CastorIQ V3 rebuild" w:date="2026-09-16T17:36:25Z">
        <w:r w:rsidDel="00000000" w:rsidR="00000000" w:rsidRPr="00000000">
          <w:rPr>
            <w:color w:val="1a1613"/>
            <w:rtl w:val="0"/>
          </w:rPr>
          <w:delText xml:space="preserve">The third phase completed lifecycle coverage and prepared the platform for outside eyes. 5D cost integration was delivered through the Schedule surface, completing the lifecycle surfaces alongside 4D and 7D. The Facilities suite reached full sub-module coverage across Dashboard, Assets, Work, Permits, Requests and Spaces (detailed in Section 4.4). The in-app IFC viewer was completed within the 4D Link workspace. All modules were demonstrated at Zigurat Student Week in Barcelona in June 2026 (see Section 5.4 for the reception).</w:delText>
        </w:r>
      </w:del>
      <w:del w:id="10453" w:author="CastorIQ V3 rebuild" w:date="2026-09-16T17:36:25Z">
        <w:r w:rsidDel="00000000" w:rsidR="00000000" w:rsidRPr="00000000">
          <w:rPr>
            <w:rtl w:val="0"/>
          </w:rPr>
        </w:r>
      </w:del>
    </w:p>
    <w:p w:rsidR="00000000" w:rsidDel="00000000" w:rsidP="00000000" w:rsidRDefault="00000000" w:rsidRPr="00000000" w14:paraId="00000047">
      <w:pPr>
        <w:spacing w:after="120" w:line="276" w:lineRule="auto"/>
        <w:jc w:val="both"/>
        <w:rPr>
          <w:del w:id="10457" w:author="CastorIQ V3 rebuild" w:date="2026-09-16T17:36:25Z"/>
        </w:rPr>
      </w:pPr>
      <w:del w:id="10455" w:author="CastorIQ V3 rebuild" w:date="2026-09-16T17:36:25Z">
        <w:r w:rsidDel="00000000" w:rsidR="00000000" w:rsidRPr="00000000">
          <w:rPr>
            <w:color w:val="1a1613"/>
            <w:rtl w:val="0"/>
          </w:rPr>
          <w:delText xml:space="preserve">From June onward the work was refinement and hardening. A GLM-OCR preprocessing layer was added to document ingestion for scanned and image-heavy PDFs. The BYOK option was added alongside the local-first default. The real-time layer was formalised through Django Channels and Daphne. A hosted public beta launched at castoriq.io, invite-only with manual vetting. The project was licensed under AGPL-3.0. By the time of this submission, the automated test suite had grown to 1,840 tests. The Facilities suite was extended in the same period: Documents moved from a roadmap placeholder to a working sub-module; asset edits now write back into the IFC model, not only to CSV; work orders and occupant requests can be drafted by the LLM from a single instruction; and Spaces gained time-lapse 360 comparison of the same room together with one-click navigation from a plan pin into the 3D model.</w:delText>
        </w:r>
      </w:del>
      <w:del w:id="10456" w:author="CastorIQ V3 rebuild" w:date="2026-09-16T17:36:25Z">
        <w:r w:rsidDel="00000000" w:rsidR="00000000" w:rsidRPr="00000000">
          <w:rPr>
            <w:rtl w:val="0"/>
          </w:rPr>
        </w:r>
      </w:del>
    </w:p>
    <w:p w:rsidR="00000000" w:rsidDel="00000000" w:rsidP="00000000" w:rsidRDefault="00000000" w:rsidRPr="00000000" w14:paraId="00000018">
      <w:pPr>
        <w:spacing w:after="120" w:line="276" w:lineRule="auto"/>
        <w:jc w:val="both"/>
        <w:rPr>
          <w:ins w:id="10459" w:author="CastorIQ V3 rebuild" w:date="2026-09-16T17:36:25Z"/>
        </w:rPr>
      </w:pPr>
      <w:ins w:id="10458" w:author="CastorIQ V3 rebuild" w:date="2026-09-16T17:36:25Z">
        <w:r>
          <w:rPr>
            <w:color w:val="1a1613"/>
            <w:rtl w:val="0"/>
          </w:rPr>
          <w:t xml:space="preserve">The third phase completed lifecycle coverage: 5D cost on the Schedule surface, the full Facilities suite (Section 4.4) and the IFC viewer in the 4D Link workspace. All modules were demonstrated at Zigurat Student Week in June 2026 (Section 5.4). Hardening followed: GLM-OCR for scanned PDFs, BYOK, the real-time layer, an invite-only hosted beta at castoriq.io, and AGPL-3.0 licensing. Facilities gained Documents, asset edits written back into the IFC model, LLM-drafted work orders and requests, and 360 time-lapse comparison in Spaces.</w:t>
        </w:r>
      </w:ins>
    </w:p>
    <w:p w:rsidR="00000000" w:rsidDel="00000000" w:rsidP="00000000" w:rsidRDefault="00000000" w:rsidRPr="00000000" w14:paraId="00000018">
      <w:pPr>
        <w:spacing w:after="120" w:line="276" w:lineRule="auto"/>
        <w:jc w:val="both"/>
        <w:rPr>
          <w:ins w:id="10461" w:author="CastorIQ V3 rebuild" w:date="2026-09-16T17:36:25Z"/>
        </w:rPr>
      </w:pPr>
      <w:ins w:id="10460" w:author="CastorIQ V3 rebuild" w:date="2026-09-16T17:36:25Z">
        <w:r>
          <w:rPr>
            <w:color w:val="1a1613"/>
            <w:rtl w:val="0"/>
          </w:rPr>
          <w:t xml:space="preserve">The demonstration's most consistent criticism was the absence of hard numbers. The answer was a measurement programme (Section 5.2): a first write-path benchmark on 2026-08-05; a RAV baseline on 2026-08-30 that located the layer's bottleneck in retrieval; and on 2026-09-15 the retrieval fix and the replacement of the tiered write path by the pipeline of Section 3.2, each measured the day it landed. Two team members ran structured manual testing against independent ground truth throughout (Section 5.4). The automated suite now collects 2,672 tests.</w:t>
        </w:r>
      </w:ins>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4.4 Seven delivered surfaces</w:t>
      </w:r>
    </w:p>
    <w:p w:rsidR="00000000" w:rsidDel="00000000" w:rsidP="00000000" w:rsidRDefault="00000000" w:rsidRPr="00000000" w14:paraId="00000018">
      <w:pPr>
        <w:spacing w:after="120" w:line="276" w:lineRule="auto"/>
        <w:jc w:val="both"/>
        <w:rPr/>
      </w:pPr>
      <w:r>
        <w:rPr>
          <w:color w:val="1a1613"/>
          <w:rtl w:val="0"/>
        </w:rPr>
        <w:t xml:space="preserve">CastorIQ v1.0.0 delivers </w:t>
      </w:r>
      <w:del w:id="10462" w:author="CastorIQ V3 rebuild" w:date="2026-09-16T17:36:25Z">
        <w:r>
          <w:rPr>
            <w:color w:val="1a1613"/>
            <w:rtl w:val="0"/>
          </w:rPr>
          <w:delText xml:space="preserve">all </w:delText>
        </w:r>
      </w:del>
      <w:r>
        <w:rPr>
          <w:color w:val="1a1613"/>
          <w:rtl w:val="0"/>
        </w:rPr>
        <w:t xml:space="preserve">seven operational surfaces on one substrate: Ask (natural-language read over IFC and </w:t>
      </w:r>
      <w:del w:id="10463" w:author="CastorIQ V3 rebuild" w:date="2026-09-16T17:36:25Z">
        <w:r>
          <w:rPr>
            <w:color w:val="1a1613"/>
            <w:rtl w:val="0"/>
          </w:rPr>
          <w:delText xml:space="preserve">documents), </w:delText>
        </w:r>
      </w:del>
      <w:ins w:id="10464" w:author="CastorIQ V3 rebuild" w:date="2026-09-16T17:36:25Z">
        <w:r>
          <w:rPr>
            <w:color w:val="1a1613"/>
            <w:rtl w:val="0"/>
          </w:rPr>
          <w:t xml:space="preserve">documents); </w:t>
        </w:r>
      </w:ins>
      <w:r>
        <w:rPr>
          <w:color w:val="1a1613"/>
          <w:rtl w:val="0"/>
        </w:rPr>
        <w:t xml:space="preserve">Modify (the </w:t>
      </w:r>
      <w:del w:id="10465" w:author="CastorIQ V3 rebuild" w:date="2026-09-16T17:36:25Z">
        <w:r>
          <w:rPr>
            <w:color w:val="1a1613"/>
            <w:rtl w:val="0"/>
          </w:rPr>
          <w:delText xml:space="preserve">four-tier RSAA </w:delText>
        </w:r>
      </w:del>
      <w:ins w:id="10466" w:author="CastorIQ V3 rebuild" w:date="2026-09-16T17:36:25Z">
        <w:r>
          <w:rPr>
            <w:color w:val="1a1613"/>
            <w:rtl w:val="0"/>
          </w:rPr>
          <w:t xml:space="preserve">verified </w:t>
        </w:r>
      </w:ins>
      <w:r>
        <w:rPr>
          <w:color w:val="1a1613"/>
          <w:rtl w:val="0"/>
        </w:rPr>
        <w:t xml:space="preserve">write path with </w:t>
      </w:r>
      <w:del w:id="10467" w:author="CastorIQ V3 rebuild" w:date="2026-09-16T17:36:25Z">
        <w:r>
          <w:rPr>
            <w:color w:val="1a1613"/>
            <w:rtl w:val="0"/>
          </w:rPr>
          <w:delText xml:space="preserve">parallel RAV), </w:delText>
        </w:r>
      </w:del>
      <w:ins w:id="10468" w:author="CastorIQ V3 rebuild" w:date="2026-09-16T17:36:25Z">
        <w:r>
          <w:rPr>
            <w:color w:val="1a1613"/>
            <w:rtl w:val="0"/>
          </w:rPr>
          <w:t xml:space="preserve">RAV on the card); </w:t>
        </w:r>
      </w:ins>
      <w:r>
        <w:rPr>
          <w:color w:val="1a1613"/>
          <w:rtl w:val="0"/>
        </w:rPr>
        <w:t xml:space="preserve">Conflicts (semantic </w:t>
      </w:r>
      <w:del w:id="10469" w:author="CastorIQ V3 rebuild" w:date="2026-09-16T17:36:25Z">
        <w:r>
          <w:rPr>
            <w:color w:val="1a1613"/>
            <w:rtl w:val="0"/>
          </w:rPr>
          <w:delText xml:space="preserve">mismatch detection), </w:delText>
        </w:r>
      </w:del>
      <w:ins w:id="10470" w:author="CastorIQ V3 rebuild" w:date="2026-09-16T17:36:25Z">
        <w:r>
          <w:rPr>
            <w:color w:val="1a1613"/>
            <w:rtl w:val="0"/>
          </w:rPr>
          <w:t xml:space="preserve">mismatches between documents and model); </w:t>
        </w:r>
      </w:ins>
      <w:r>
        <w:rPr>
          <w:color w:val="1a1613"/>
          <w:highlight w:val="green"/>
          <w:rtl w:val="0"/>
        </w:rPr>
        <w:t xml:space="preserve">History </w:t>
      </w:r>
      <w:del w:id="10471" w:author="CastorIQ V3 rebuild" w:date="2026-09-16T17:36:25Z">
        <w:r>
          <w:rPr>
            <w:color w:val="1a1613"/>
            <w:rtl w:val="0"/>
          </w:rPr>
          <w:delText xml:space="preserve">(chronological browser of the </w:delText>
        </w:r>
      </w:del>
      <w:ins w:id="10472" w:author="CastorIQ V3 rebuild" w:date="2026-09-16T17:36:25Z">
        <w:r>
          <w:rPr>
            <w:color w:val="1a1613"/>
            <w:highlight w:val="green"/>
            <w:rtl w:val="0"/>
          </w:rPr>
          <w:t xml:space="preserve">(the </w:t>
        </w:r>
      </w:ins>
      <w:r>
        <w:rPr>
          <w:color w:val="1a1613"/>
          <w:highlight w:val="green"/>
          <w:rtl w:val="0"/>
        </w:rPr>
        <w:t xml:space="preserve">approved-change audit </w:t>
      </w:r>
      <w:del w:id="10473" w:author="CastorIQ V3 rebuild" w:date="2026-09-16T17:36:25Z">
        <w:r>
          <w:rPr>
            <w:color w:val="1a1613"/>
            <w:rtl w:val="0"/>
          </w:rPr>
          <w:delText xml:space="preserve">trail), </w:delText>
        </w:r>
      </w:del>
      <w:ins w:id="10474" w:author="CastorIQ V3 rebuild" w:date="2026-09-16T17:36:25Z">
        <w:r>
          <w:rPr>
            <w:color w:val="1a1613"/>
            <w:highlight w:val="green"/>
            <w:rtl w:val="0"/>
          </w:rPr>
          <w:t xml:space="preserve">trail)</w:t>
        </w:r>
      </w:ins>
      <w:ins w:id="10475" w:author="CastorIQ V3 rebuild" w:date="2026-09-16T17:36:25Z">
        <w:r>
          <w:rPr>
            <w:color w:val="1a1613"/>
            <w:rtl w:val="0"/>
          </w:rPr>
          <w:t xml:space="preserve">; </w:t>
        </w:r>
      </w:ins>
      <w:r>
        <w:rPr>
          <w:color w:val="1a1613"/>
          <w:rtl w:val="0"/>
        </w:rPr>
        <w:t xml:space="preserve">Explore (structured IFC navigation without </w:t>
      </w:r>
      <w:del w:id="10476" w:author="CastorIQ V3 rebuild" w:date="2026-09-16T17:36:25Z">
        <w:r>
          <w:rPr>
            <w:color w:val="1a1613"/>
            <w:rtl w:val="0"/>
          </w:rPr>
          <w:delText xml:space="preserve">LLM invocation), </w:delText>
        </w:r>
      </w:del>
      <w:ins w:id="10477" w:author="CastorIQ V3 rebuild" w:date="2026-09-16T17:36:25Z">
        <w:r>
          <w:rPr>
            <w:color w:val="1a1613"/>
            <w:rtl w:val="0"/>
          </w:rPr>
          <w:t xml:space="preserve">an LLM); </w:t>
        </w:r>
      </w:ins>
      <w:r>
        <w:rPr>
          <w:color w:val="1a1613"/>
          <w:rtl w:val="0"/>
        </w:rPr>
        <w:t xml:space="preserve">Schedule (4D and </w:t>
      </w:r>
      <w:del w:id="10478" w:author="CastorIQ V3 rebuild" w:date="2026-09-16T17:36:25Z">
        <w:r>
          <w:rPr>
            <w:color w:val="1a1613"/>
            <w:rtl w:val="0"/>
          </w:rPr>
          <w:delText xml:space="preserve">5D on the same substrate, </w:delText>
        </w:r>
      </w:del>
      <w:ins w:id="10479" w:author="CastorIQ V3 rebuild" w:date="2026-09-16T17:36:25Z">
        <w:r>
          <w:rPr>
            <w:color w:val="1a1613"/>
            <w:rtl w:val="0"/>
          </w:rPr>
          <w:t xml:space="preserve">5D, </w:t>
        </w:r>
      </w:ins>
      <w:r>
        <w:rPr>
          <w:color w:val="1a1613"/>
          <w:rtl w:val="0"/>
        </w:rPr>
        <w:t xml:space="preserve">with Primavera P6 </w:t>
      </w:r>
      <w:del w:id="10480" w:author="CastorIQ V3 rebuild" w:date="2026-09-16T17:36:25Z">
        <w:r>
          <w:rPr>
            <w:color w:val="1a1613"/>
            <w:rtl w:val="0"/>
          </w:rPr>
          <w:delText xml:space="preserve">import and analytics including earned-value metrics, </w:delText>
        </w:r>
      </w:del>
      <w:ins w:id="10481" w:author="CastorIQ V3 rebuild" w:date="2026-09-16T17:36:25Z">
        <w:r>
          <w:rPr>
            <w:color w:val="1a1613"/>
            <w:rtl w:val="0"/>
          </w:rPr>
          <w:t xml:space="preserve">import, earned value, </w:t>
        </w:r>
      </w:ins>
      <w:r>
        <w:rPr>
          <w:color w:val="1a1613"/>
          <w:rtl w:val="0"/>
        </w:rPr>
        <w:t xml:space="preserve">DCMA 14-point health </w:t>
      </w:r>
      <w:del w:id="10482" w:author="CastorIQ V3 rebuild" w:date="2026-09-16T17:36:25Z">
        <w:r>
          <w:rPr>
            <w:color w:val="1a1613"/>
            <w:rtl w:val="0"/>
          </w:rPr>
          <w:delText xml:space="preserve">assessment, </w:delText>
        </w:r>
      </w:del>
      <w:r>
        <w:rPr>
          <w:color w:val="1a1613"/>
          <w:rtl w:val="0"/>
        </w:rPr>
        <w:t xml:space="preserve">and Monte Carlo </w:t>
      </w:r>
      <w:del w:id="10483" w:author="CastorIQ V3 rebuild" w:date="2026-09-16T17:36:25Z">
        <w:r>
          <w:rPr>
            <w:color w:val="1a1613"/>
            <w:rtl w:val="0"/>
          </w:rPr>
          <w:delText xml:space="preserve">forecasting), </w:delText>
        </w:r>
      </w:del>
      <w:ins w:id="10484" w:author="CastorIQ V3 rebuild" w:date="2026-09-16T17:36:25Z">
        <w:r>
          <w:rPr>
            <w:color w:val="1a1613"/>
            <w:rtl w:val="0"/>
          </w:rPr>
          <w:t xml:space="preserve">forecasting); </w:t>
        </w:r>
      </w:ins>
      <w:r>
        <w:rPr>
          <w:color w:val="1a1613"/>
          <w:rtl w:val="0"/>
        </w:rPr>
        <w:t xml:space="preserve">and Facilities (7D operations across </w:t>
      </w:r>
      <w:del w:id="10485" w:author="CastorIQ V3 rebuild" w:date="2026-09-16T17:36:25Z">
        <w:r>
          <w:rPr>
            <w:color w:val="1a1613"/>
            <w:rtl w:val="0"/>
          </w:rPr>
          <w:delText xml:space="preserve">seven sub-modules: </w:delText>
        </w:r>
      </w:del>
      <w:r>
        <w:rPr>
          <w:color w:val="1a1613"/>
          <w:rtl w:val="0"/>
        </w:rPr>
        <w:t xml:space="preserve">Dashboard, Assets, Work, Permits, Requests, Spaces and </w:t>
      </w:r>
      <w:del w:id="10486" w:author="CastorIQ V3 rebuild" w:date="2026-09-16T17:36:25Z">
        <w:r>
          <w:rPr>
            <w:color w:val="1a1613"/>
            <w:rtl w:val="0"/>
          </w:rPr>
          <w:delText xml:space="preserve">Documents, with Sensors and Insights on the near roadmap). Full lifecycle </w:delText>
        </w:r>
      </w:del>
      <w:ins w:id="10487" w:author="CastorIQ V3 rebuild" w:date="2026-09-16T17:36:25Z">
        <w:r>
          <w:rPr>
            <w:color w:val="1a1613"/>
            <w:rtl w:val="0"/>
          </w:rPr>
          <w:t xml:space="preserve">Documents). Lifecycle </w:t>
        </w:r>
      </w:ins>
      <w:r>
        <w:rPr>
          <w:color w:val="1a1613"/>
          <w:rtl w:val="0"/>
        </w:rPr>
        <w:t xml:space="preserve">coverage from design intent </w:t>
      </w:r>
      <w:del w:id="10488" w:author="CastorIQ V3 rebuild" w:date="2026-09-16T17:36:25Z">
        <w:r>
          <w:rPr>
            <w:color w:val="1a1613"/>
            <w:rtl w:val="0"/>
          </w:rPr>
          <w:delText xml:space="preserve">through delivery </w:delText>
        </w:r>
      </w:del>
      <w:r>
        <w:rPr>
          <w:color w:val="1a1613"/>
          <w:rtl w:val="0"/>
        </w:rPr>
        <w:t xml:space="preserve">to operations on </w:t>
      </w:r>
      <w:del w:id="10489" w:author="CastorIQ V3 rebuild" w:date="2026-09-16T17:36:25Z">
        <w:r>
          <w:rPr>
            <w:color w:val="1a1613"/>
            <w:rtl w:val="0"/>
          </w:rPr>
          <w:delText xml:space="preserve">a single </w:delText>
        </w:r>
      </w:del>
      <w:ins w:id="10490" w:author="CastorIQ V3 rebuild" w:date="2026-09-16T17:36:25Z">
        <w:r>
          <w:rPr>
            <w:color w:val="1a1613"/>
            <w:rtl w:val="0"/>
          </w:rPr>
          <w:t xml:space="preserve">one </w:t>
        </w:r>
      </w:ins>
      <w:r>
        <w:rPr>
          <w:color w:val="1a1613"/>
          <w:rtl w:val="0"/>
        </w:rPr>
        <w:t xml:space="preserve">semantic substrate distinguishes CastorIQ from single-purpose BIM tools.</w:t>
      </w:r>
    </w:p>
    <w:p w:rsidR="00000000" w:rsidDel="00000000" w:rsidP="00000000" w:rsidRDefault="00000000" w:rsidRPr="00000000" w14:paraId="00000016">
      <w:pPr>
        <w:keepNext w:val="1"/>
        <w:spacing w:after="40" w:before="360" w:lineRule="auto"/>
        <w:rPr/>
      </w:pPr>
      <w:r>
        <w:rPr>
          <w:b w:val="1"/>
          <w:bCs w:val="1"/>
          <w:color w:val="1b3a6b"/>
          <w:sz w:val="16"/>
          <w:szCs w:val="16"/>
          <w:rtl w:val="0"/>
        </w:rPr>
        <w:t xml:space="preserve">§ 5</w:t>
      </w:r>
    </w:p>
    <w:p w:rsidR="00000000" w:rsidDel="00000000" w:rsidP="00000000" w:rsidRDefault="00000000" w:rsidRPr="00000000" w14:paraId="00000017">
      <w:pPr>
        <w:pStyle w:val="Heading1"/>
        <w:keepNext w:val="1"/>
        <w:spacing w:after="200" w:before="60" w:lineRule="auto"/>
        <w:rPr/>
      </w:pPr>
      <w:r>
        <w:rPr>
          <w:b w:val="1"/>
          <w:bCs w:val="1"/>
          <w:color w:val="1b3a6b"/>
          <w:sz w:val="36"/>
          <w:szCs w:val="36"/>
          <w:rtl w:val="0"/>
        </w:rPr>
        <w:t xml:space="preserve">Results and evaluation</w:t>
      </w:r>
    </w:p>
    <w:p w:rsidR="00000000" w:rsidDel="00000000" w:rsidP="00000000" w:rsidRDefault="00000000" w:rsidRPr="00000000" w14:paraId="0000004C">
      <w:pPr>
        <w:spacing w:after="120" w:line="276" w:lineRule="auto"/>
        <w:jc w:val="both"/>
        <w:rPr>
          <w:del w:id="10493" w:author="CastorIQ V3 rebuild" w:date="2026-09-16T17:36:25Z"/>
        </w:rPr>
      </w:pPr>
      <w:del w:id="10491" w:author="CastorIQ V3 rebuild" w:date="2026-09-16T17:36:25Z">
        <w:r w:rsidDel="00000000" w:rsidR="00000000" w:rsidRPr="00000000">
          <w:rPr>
            <w:color w:val="1a1613"/>
            <w:rtl w:val="0"/>
          </w:rPr>
          <w:delText xml:space="preserve">The evaluation is of two kinds: qualitative, in the form of delivered scope and mitigations completed against limitations identified in pilot testing; and quantitative, in the form of a first measured run of the AI-mediated components against defined criteria. Both matter, and they answer different questions.</w:delText>
        </w:r>
      </w:del>
      <w:del w:id="10492" w:author="CastorIQ V3 rebuild" w:date="2026-09-16T17:36:25Z">
        <w:r w:rsidDel="00000000" w:rsidR="00000000" w:rsidRPr="00000000">
          <w:rPr>
            <w:rtl w:val="0"/>
          </w:rPr>
        </w:r>
      </w:del>
    </w:p>
    <w:p w:rsidR="00000000" w:rsidDel="00000000" w:rsidP="00000000" w:rsidRDefault="00000000" w:rsidRPr="00000000" w14:paraId="00000018">
      <w:pPr>
        <w:spacing w:after="120" w:line="276" w:lineRule="auto"/>
        <w:jc w:val="both"/>
        <w:rPr>
          <w:ins w:id="10503" w:author="CastorIQ V3 rebuild" w:date="2026-09-16T17:36:25Z"/>
        </w:rPr>
      </w:pPr>
      <w:ins w:id="10494" w:author="CastorIQ V3 rebuild" w:date="2026-09-16T17:36:25Z">
        <w:r>
          <w:rPr>
            <w:color w:val="1a1613"/>
            <w:rtl w:val="0"/>
          </w:rPr>
          <w:t xml:space="preserve">The evaluation is of three kinds: delivered scope; quantitative measurement by reproducible harnesses; and independent testing by team members outside the write path against external ground truth. Every number below is copied from a dated record in the repository and can be checked against its committed run artifact. Table 5.1 maps each result to its source at the tag </w:t>
        </w:r>
      </w:ins>
      <w:ins w:id="10495" w:author="CastorIQ V3 rebuild" w:date="2026-09-16T17:36:25Z">
        <w:r>
          <w:rPr>
            <w:rFonts w:ascii="Consolas" w:hAnsi="Consolas" w:cs="Consolas" w:eastAsia="Consolas"/>
            <w:color w:val="1a1613"/>
            <w:sz w:val="19"/>
            <w:szCs w:val="19"/>
            <w:rtl w:val="0"/>
          </w:rPr>
          <w:t xml:space="preserve">fmp-final</w:t>
        </w:r>
      </w:ins>
      <w:ins w:id="10496" w:author="CastorIQ V3 rebuild" w:date="2026-09-16T17:36:25Z">
        <w:r>
          <w:rPr>
            <w:color w:val="1a1613"/>
            <w:rtl w:val="0"/>
          </w:rPr>
          <w:t xml:space="preserve">, the commit this memory describes (</w:t>
        </w:r>
      </w:ins>
      <w:hyperlink r:id="rId16">
        <w:ins w:id="10497" w:author="CastorIQ V3 rebuild" w:date="2026-09-16T17:36:25Z">
          <w:r>
            <w:rPr>
              <w:color w:val="1b5fb4"/>
              <w:u w:val="single"/>
              <w:rtl w:val="0"/>
            </w:rPr>
            <w:t xml:space="preserve">evaluation records</w:t>
          </w:r>
        </w:ins>
      </w:hyperlink>
      <w:ins w:id="10498" w:author="CastorIQ V3 rebuild" w:date="2026-09-16T17:36:25Z">
        <w:r>
          <w:rPr>
            <w:color w:val="1a1613"/>
            <w:rtl w:val="0"/>
          </w:rPr>
          <w:t xml:space="preserve">, </w:t>
        </w:r>
      </w:ins>
      <w:hyperlink r:id="rId17">
        <w:ins w:id="10499" w:author="CastorIQ V3 rebuild" w:date="2026-09-16T17:36:25Z">
          <w:r>
            <w:rPr>
              <w:color w:val="1b5fb4"/>
              <w:u w:val="single"/>
              <w:rtl w:val="0"/>
            </w:rPr>
            <w:t xml:space="preserve">run artifacts</w:t>
          </w:r>
        </w:ins>
      </w:hyperlink>
      <w:ins w:id="10500" w:author="CastorIQ V3 rebuild" w:date="2026-09-16T17:36:25Z">
        <w:r>
          <w:rPr>
            <w:color w:val="1a1613"/>
            <w:rtl w:val="0"/>
          </w:rPr>
          <w:t xml:space="preserve">); </w:t>
        </w:r>
      </w:ins>
      <w:ins w:id="10501" w:author="CastorIQ V3 rebuild" w:date="2026-09-16T17:36:25Z">
        <w:r>
          <w:rPr>
            <w:rFonts w:ascii="Consolas" w:hAnsi="Consolas" w:cs="Consolas" w:eastAsia="Consolas"/>
            <w:color w:val="1a1613"/>
            <w:sz w:val="19"/>
            <w:szCs w:val="19"/>
            <w:rtl w:val="0"/>
          </w:rPr>
          <w:t xml:space="preserve">docs/benchmarks.md</w:t>
        </w:r>
      </w:ins>
      <w:ins w:id="10502" w:author="CastorIQ V3 rebuild" w:date="2026-09-16T17:36:25Z">
        <w:r>
          <w:rPr>
            <w:color w:val="1a1613"/>
            <w:rtl w:val="0"/>
          </w:rPr>
          <w:t xml:space="preserve"> gives the command that reproduces each run.</w:t>
        </w:r>
      </w:ins>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5.1 Delivered scope and mitigations</w:t>
      </w:r>
    </w:p>
    <w:p w:rsidR="00000000" w:rsidDel="00000000" w:rsidP="00000000" w:rsidRDefault="00000000" w:rsidRPr="00000000" w14:paraId="0000004E">
      <w:pPr>
        <w:spacing w:after="120" w:line="276" w:lineRule="auto"/>
        <w:jc w:val="both"/>
        <w:rPr>
          <w:del w:id="10506" w:author="CastorIQ V3 rebuild" w:date="2026-09-16T17:36:25Z"/>
        </w:rPr>
      </w:pPr>
      <w:del w:id="10504" w:author="CastorIQ V3 rebuild" w:date="2026-09-16T17:36:25Z">
        <w:r w:rsidDel="00000000" w:rsidR="00000000" w:rsidRPr="00000000">
          <w:rPr>
            <w:color w:val="1a1613"/>
            <w:rtl w:val="0"/>
          </w:rPr>
          <w:delText xml:space="preserve">Each infrastructure milestone delivered in the third phase had an operational purpose beyond the feature itself: the GLM-OCR layer restored trust in retrieval over scanned document archives; the BYOK path answered the "what if my local hardware is too weak" objection without inviting an invisible cost transfer; the hosted beta let outside evaluators experience the platform without installing anything; and the AGPL choice codified the data-sovereignty and openness ethos in an enforceable way.</w:delText>
        </w:r>
      </w:del>
      <w:del w:id="10505" w:author="CastorIQ V3 rebuild" w:date="2026-09-16T17:36:25Z">
        <w:r w:rsidDel="00000000" w:rsidR="00000000" w:rsidRPr="00000000">
          <w:rPr>
            <w:rtl w:val="0"/>
          </w:rPr>
        </w:r>
      </w:del>
    </w:p>
    <w:p w:rsidR="00000000" w:rsidDel="00000000" w:rsidP="00000000" w:rsidRDefault="00000000" w:rsidRPr="00000000" w14:paraId="0000004F">
      <w:pPr>
        <w:pStyle w:val="Heading2"/>
        <w:spacing w:after="120" w:before="260" w:lineRule="auto"/>
        <w:rPr>
          <w:del w:id="10509" w:author="CastorIQ V3 rebuild" w:date="2026-09-16T17:36:25Z"/>
        </w:rPr>
      </w:pPr>
      <w:del w:id="10507" w:author="CastorIQ V3 rebuild" w:date="2026-09-16T17:36:25Z">
        <w:r w:rsidDel="00000000" w:rsidR="00000000" w:rsidRPr="00000000">
          <w:rPr>
            <w:b w:val="1"/>
            <w:bCs w:val="1"/>
            <w:color w:val="1b3a6b"/>
            <w:rtl w:val="0"/>
          </w:rPr>
          <w:delText xml:space="preserve">5.2 Quantitative evaluation, first run</w:delText>
        </w:r>
      </w:del>
      <w:del w:id="10508" w:author="CastorIQ V3 rebuild" w:date="2026-09-16T17:36:25Z">
        <w:r w:rsidDel="00000000" w:rsidR="00000000" w:rsidRPr="00000000">
          <w:rPr>
            <w:rtl w:val="0"/>
          </w:rPr>
        </w:r>
      </w:del>
    </w:p>
    <w:p w:rsidR="00000000" w:rsidDel="00000000" w:rsidP="00000000" w:rsidRDefault="00000000" w:rsidRPr="00000000" w14:paraId="00000050">
      <w:pPr>
        <w:spacing w:after="120" w:line="276" w:lineRule="auto"/>
        <w:jc w:val="both"/>
        <w:rPr>
          <w:del w:id="10512" w:author="CastorIQ V3 rebuild" w:date="2026-09-16T17:36:25Z"/>
        </w:rPr>
      </w:pPr>
      <w:del w:id="10510" w:author="CastorIQ V3 rebuild" w:date="2026-09-16T17:36:25Z">
        <w:r w:rsidDel="00000000" w:rsidR="00000000" w:rsidRPr="00000000">
          <w:rPr>
            <w:color w:val="1a1613"/>
            <w:rtl w:val="0"/>
          </w:rPr>
          <w:delText xml:space="preserve">A first evaluation run was executed against the qwen3:14b reference model on the workstation described in Section 3, over an internal acceptance corpus of approximately 110 annotated modification prompts plus a hand-labelled conflict and RAV set. The criteria and results are in Table 1, reported as a first-run baseline on a modest sample with per-metric sample sizes given.</w:delText>
        </w:r>
      </w:del>
      <w:del w:id="10511" w:author="CastorIQ V3 rebuild" w:date="2026-09-16T17:36:25Z">
        <w:r w:rsidDel="00000000" w:rsidR="00000000" w:rsidRPr="00000000">
          <w:rPr>
            <w:rtl w:val="0"/>
          </w:rPr>
        </w:r>
      </w:del>
    </w:p>
    <w:tbl>
      <w:tblPr>
        <w:tblStyle w:val="Table2"/>
        <w:tblW w:w="86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72"/>
        <w:gridCol w:w="1749"/>
        <w:gridCol w:w="2190"/>
        <w:gridCol w:w="755"/>
        <w:tblGridChange w:id="0">
          <w:tblGrid>
            <w:gridCol w:w="3972"/>
            <w:gridCol w:w="1749"/>
            <w:gridCol w:w="2190"/>
            <w:gridCol w:w="755"/>
          </w:tblGrid>
        </w:tblGridChange>
      </w:tblGrid>
      <w:tr>
        <w:trPr>
          <w:cantSplit w:val="0"/>
          <w:tblHeader w:val="1"/>
          <w:del w:id="10513" w:author="CastorIQ V3 rebuild" w:date="2026-09-16T17:36:25Z"/>
        </w:trPr>
        <w:tc>
          <w:tcPr>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del w:id="10516" w:author="CastorIQ V3 rebuild" w:date="2026-09-16T17:36:25Z"/>
              </w:rPr>
            </w:pPr>
            <w:del w:id="10514" w:author="CastorIQ V3 rebuild" w:date="2026-09-16T17:36:25Z">
              <w:r w:rsidDel="00000000" w:rsidR="00000000" w:rsidRPr="00000000">
                <w:rPr>
                  <w:b w:val="1"/>
                  <w:bCs w:val="1"/>
                  <w:color w:val="1b3a6b"/>
                  <w:sz w:val="18"/>
                  <w:szCs w:val="18"/>
                  <w:rtl w:val="0"/>
                </w:rPr>
                <w:delText xml:space="preserve">CRITERION</w:delText>
              </w:r>
            </w:del>
            <w:del w:id="10515" w:author="CastorIQ V3 rebuild" w:date="2026-09-16T17:36:25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2">
            <w:pPr>
              <w:spacing w:after="40" w:line="260" w:lineRule="auto"/>
              <w:rPr>
                <w:del w:id="10519" w:author="CastorIQ V3 rebuild" w:date="2026-09-16T17:36:25Z"/>
              </w:rPr>
            </w:pPr>
            <w:del w:id="10517" w:author="CastorIQ V3 rebuild" w:date="2026-09-16T17:36:25Z">
              <w:r w:rsidDel="00000000" w:rsidR="00000000" w:rsidRPr="00000000">
                <w:rPr>
                  <w:b w:val="1"/>
                  <w:bCs w:val="1"/>
                  <w:color w:val="1b3a6b"/>
                  <w:sz w:val="18"/>
                  <w:szCs w:val="18"/>
                  <w:rtl w:val="0"/>
                </w:rPr>
                <w:delText xml:space="preserve">TARGET</w:delText>
              </w:r>
            </w:del>
            <w:del w:id="10518" w:author="CastorIQ V3 rebuild" w:date="2026-09-16T17:36:25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3">
            <w:pPr>
              <w:spacing w:after="40" w:line="260" w:lineRule="auto"/>
              <w:rPr>
                <w:del w:id="10522" w:author="CastorIQ V3 rebuild" w:date="2026-09-16T17:36:25Z"/>
              </w:rPr>
            </w:pPr>
            <w:del w:id="10520" w:author="CastorIQ V3 rebuild" w:date="2026-09-16T17:36:25Z">
              <w:r w:rsidDel="00000000" w:rsidR="00000000" w:rsidRPr="00000000">
                <w:rPr>
                  <w:b w:val="1"/>
                  <w:bCs w:val="1"/>
                  <w:color w:val="1b3a6b"/>
                  <w:sz w:val="18"/>
                  <w:szCs w:val="18"/>
                  <w:rtl w:val="0"/>
                </w:rPr>
                <w:delText xml:space="preserve">RESULT</w:delText>
              </w:r>
            </w:del>
            <w:del w:id="10521" w:author="CastorIQ V3 rebuild" w:date="2026-09-16T17:36:25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4">
            <w:pPr>
              <w:spacing w:after="40" w:line="260" w:lineRule="auto"/>
              <w:rPr>
                <w:del w:id="10525" w:author="CastorIQ V3 rebuild" w:date="2026-09-16T17:36:25Z"/>
              </w:rPr>
            </w:pPr>
            <w:del w:id="10523" w:author="CastorIQ V3 rebuild" w:date="2026-09-16T17:36:25Z">
              <w:r w:rsidDel="00000000" w:rsidR="00000000" w:rsidRPr="00000000">
                <w:rPr>
                  <w:b w:val="1"/>
                  <w:bCs w:val="1"/>
                  <w:color w:val="1b3a6b"/>
                  <w:sz w:val="18"/>
                  <w:szCs w:val="18"/>
                  <w:rtl w:val="0"/>
                </w:rPr>
                <w:delText xml:space="preserve">N</w:delText>
              </w:r>
            </w:del>
            <w:del w:id="10524" w:author="CastorIQ V3 rebuild" w:date="2026-09-16T17:36:25Z">
              <w:r w:rsidDel="00000000" w:rsidR="00000000" w:rsidRPr="00000000">
                <w:rPr>
                  <w:rtl w:val="0"/>
                </w:rPr>
              </w:r>
            </w:del>
          </w:p>
        </w:tc>
      </w:tr>
      <w:tr>
        <w:trPr>
          <w:cantSplit w:val="0"/>
          <w:tblHeader w:val="0"/>
          <w:del w:id="10526" w:author="CastorIQ V3 rebuild" w:date="2026-09-16T17:36:25Z"/>
        </w:trPr>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del w:id="10529" w:author="CastorIQ V3 rebuild" w:date="2026-09-16T17:36:25Z"/>
              </w:rPr>
            </w:pPr>
            <w:del w:id="10527" w:author="CastorIQ V3 rebuild" w:date="2026-09-16T17:36:25Z">
              <w:r w:rsidDel="00000000" w:rsidR="00000000" w:rsidRPr="00000000">
                <w:rPr>
                  <w:color w:val="1a1613"/>
                  <w:rtl w:val="0"/>
                </w:rPr>
                <w:delText xml:space="preserve">Modification correctness, Tier 1</w:delText>
              </w:r>
            </w:del>
            <w:del w:id="10528" w:author="CastorIQ V3 rebuild" w:date="2026-09-16T17:36:25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6">
            <w:pPr>
              <w:spacing w:after="40" w:line="260" w:lineRule="auto"/>
              <w:rPr>
                <w:del w:id="10532" w:author="CastorIQ V3 rebuild" w:date="2026-09-16T17:36:25Z"/>
              </w:rPr>
            </w:pPr>
            <w:sdt>
              <w:sdtPr>
                <w:id w:val="1678799600"/>
                <w:tag w:val="goog_rdk_0"/>
              </w:sdtPr>
              <w:sdtContent>
                <w:del w:id="10530" w:author="CastorIQ V3 rebuild" w:date="2026-09-16T17:36:25Z">
                  <w:r w:rsidDel="00000000" w:rsidR="00000000" w:rsidRPr="00000000">
                    <w:rPr>
                      <w:rFonts w:ascii="Arial Unicode MS" w:cs="Arial Unicode MS" w:eastAsia="Arial Unicode MS" w:hAnsi="Arial Unicode MS"/>
                      <w:color w:val="1a1613"/>
                      <w:rtl w:val="0"/>
                    </w:rPr>
                    <w:delText xml:space="preserve">≥ 90%</w:delText>
                  </w:r>
                </w:del>
              </w:sdtContent>
            </w:sdt>
            <w:del w:id="10531" w:author="CastorIQ V3 rebuild" w:date="2026-09-16T17:36:25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7">
            <w:pPr>
              <w:spacing w:after="40" w:line="260" w:lineRule="auto"/>
              <w:rPr>
                <w:del w:id="10535" w:author="CastorIQ V3 rebuild" w:date="2026-09-16T17:36:25Z"/>
              </w:rPr>
            </w:pPr>
            <w:del w:id="10533" w:author="CastorIQ V3 rebuild" w:date="2026-09-16T17:36:25Z">
              <w:r w:rsidDel="00000000" w:rsidR="00000000" w:rsidRPr="00000000">
                <w:rPr>
                  <w:color w:val="1a1613"/>
                  <w:rtl w:val="0"/>
                </w:rPr>
                <w:delText xml:space="preserve">91.4%</w:delText>
              </w:r>
            </w:del>
            <w:del w:id="10534" w:author="CastorIQ V3 rebuild" w:date="2026-09-16T17:36:25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8">
            <w:pPr>
              <w:spacing w:after="40" w:line="260" w:lineRule="auto"/>
              <w:rPr>
                <w:del w:id="10538" w:author="CastorIQ V3 rebuild" w:date="2026-09-16T17:36:25Z"/>
              </w:rPr>
            </w:pPr>
            <w:del w:id="10536" w:author="CastorIQ V3 rebuild" w:date="2026-09-16T17:36:25Z">
              <w:r w:rsidDel="00000000" w:rsidR="00000000" w:rsidRPr="00000000">
                <w:rPr>
                  <w:color w:val="1a1613"/>
                  <w:rtl w:val="0"/>
                </w:rPr>
                <w:delText xml:space="preserve">70</w:delText>
              </w:r>
            </w:del>
            <w:del w:id="10537" w:author="CastorIQ V3 rebuild" w:date="2026-09-16T17:36:25Z">
              <w:r w:rsidDel="00000000" w:rsidR="00000000" w:rsidRPr="00000000">
                <w:rPr>
                  <w:rtl w:val="0"/>
                </w:rPr>
              </w:r>
            </w:del>
          </w:p>
        </w:tc>
      </w:tr>
      <w:tr>
        <w:trPr>
          <w:cantSplit w:val="0"/>
          <w:tblHeader w:val="0"/>
          <w:del w:id="10539" w:author="CastorIQ V3 rebuild" w:date="2026-09-16T17:36:25Z"/>
        </w:trPr>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9">
            <w:pPr>
              <w:spacing w:after="40" w:line="260" w:lineRule="auto"/>
              <w:rPr>
                <w:del w:id="10542" w:author="CastorIQ V3 rebuild" w:date="2026-09-16T17:36:25Z"/>
              </w:rPr>
            </w:pPr>
            <w:del w:id="10540" w:author="CastorIQ V3 rebuild" w:date="2026-09-16T17:36:25Z">
              <w:r w:rsidDel="00000000" w:rsidR="00000000" w:rsidRPr="00000000">
                <w:rPr>
                  <w:color w:val="1a1613"/>
                  <w:rtl w:val="0"/>
                </w:rPr>
                <w:delText xml:space="preserve">Modification correctness, Tier 2</w:delText>
              </w:r>
            </w:del>
            <w:del w:id="10541" w:author="CastorIQ V3 rebuild" w:date="2026-09-16T17:36:25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A">
            <w:pPr>
              <w:spacing w:after="40" w:line="260" w:lineRule="auto"/>
              <w:rPr>
                <w:del w:id="10545" w:author="CastorIQ V3 rebuild" w:date="2026-09-16T17:36:25Z"/>
              </w:rPr>
            </w:pPr>
            <w:sdt>
              <w:sdtPr>
                <w:id w:val="-115333899"/>
                <w:tag w:val="goog_rdk_1"/>
              </w:sdtPr>
              <w:sdtContent>
                <w:del w:id="10543" w:author="CastorIQ V3 rebuild" w:date="2026-09-16T17:36:25Z">
                  <w:r w:rsidDel="00000000" w:rsidR="00000000" w:rsidRPr="00000000">
                    <w:rPr>
                      <w:rFonts w:ascii="Arial Unicode MS" w:cs="Arial Unicode MS" w:eastAsia="Arial Unicode MS" w:hAnsi="Arial Unicode MS"/>
                      <w:color w:val="1a1613"/>
                      <w:rtl w:val="0"/>
                    </w:rPr>
                    <w:delText xml:space="preserve">≥ 80%</w:delText>
                  </w:r>
                </w:del>
              </w:sdtContent>
            </w:sdt>
            <w:del w:id="10544" w:author="CastorIQ V3 rebuild" w:date="2026-09-16T17:36:25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B">
            <w:pPr>
              <w:spacing w:after="40" w:line="260" w:lineRule="auto"/>
              <w:rPr>
                <w:del w:id="10548" w:author="CastorIQ V3 rebuild" w:date="2026-09-16T17:36:25Z"/>
              </w:rPr>
            </w:pPr>
            <w:del w:id="10546" w:author="CastorIQ V3 rebuild" w:date="2026-09-16T17:36:25Z">
              <w:r w:rsidDel="00000000" w:rsidR="00000000" w:rsidRPr="00000000">
                <w:rPr>
                  <w:color w:val="1a1613"/>
                  <w:rtl w:val="0"/>
                </w:rPr>
                <w:delText xml:space="preserve">78.3%</w:delText>
              </w:r>
            </w:del>
            <w:del w:id="10547" w:author="CastorIQ V3 rebuild" w:date="2026-09-16T17:36:25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C">
            <w:pPr>
              <w:spacing w:after="40" w:line="260" w:lineRule="auto"/>
              <w:rPr>
                <w:del w:id="10551" w:author="CastorIQ V3 rebuild" w:date="2026-09-16T17:36:25Z"/>
              </w:rPr>
            </w:pPr>
            <w:del w:id="10549" w:author="CastorIQ V3 rebuild" w:date="2026-09-16T17:36:25Z">
              <w:r w:rsidDel="00000000" w:rsidR="00000000" w:rsidRPr="00000000">
                <w:rPr>
                  <w:color w:val="1a1613"/>
                  <w:rtl w:val="0"/>
                </w:rPr>
                <w:delText xml:space="preserve">23</w:delText>
              </w:r>
            </w:del>
            <w:del w:id="10550" w:author="CastorIQ V3 rebuild" w:date="2026-09-16T17:36:25Z">
              <w:r w:rsidDel="00000000" w:rsidR="00000000" w:rsidRPr="00000000">
                <w:rPr>
                  <w:rtl w:val="0"/>
                </w:rPr>
              </w:r>
            </w:del>
          </w:p>
        </w:tc>
      </w:tr>
      <w:tr>
        <w:trPr>
          <w:cantSplit w:val="0"/>
          <w:tblHeader w:val="0"/>
          <w:del w:id="10552" w:author="CastorIQ V3 rebuild" w:date="2026-09-16T17:36:25Z"/>
        </w:trPr>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D">
            <w:pPr>
              <w:spacing w:after="40" w:line="260" w:lineRule="auto"/>
              <w:rPr>
                <w:del w:id="10555" w:author="CastorIQ V3 rebuild" w:date="2026-09-16T17:36:25Z"/>
              </w:rPr>
            </w:pPr>
            <w:del w:id="10553" w:author="CastorIQ V3 rebuild" w:date="2026-09-16T17:36:25Z">
              <w:r w:rsidDel="00000000" w:rsidR="00000000" w:rsidRPr="00000000">
                <w:rPr>
                  <w:color w:val="1a1613"/>
                  <w:rtl w:val="0"/>
                </w:rPr>
                <w:delText xml:space="preserve">Schema adherence, first emission, Tier 1</w:delText>
              </w:r>
            </w:del>
            <w:del w:id="10554" w:author="CastorIQ V3 rebuild" w:date="2026-09-16T17:36:25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E">
            <w:pPr>
              <w:spacing w:after="40" w:line="260" w:lineRule="auto"/>
              <w:rPr>
                <w:del w:id="10558" w:author="CastorIQ V3 rebuild" w:date="2026-09-16T17:36:25Z"/>
              </w:rPr>
            </w:pPr>
            <w:sdt>
              <w:sdtPr>
                <w:id w:val="769754752"/>
                <w:tag w:val="goog_rdk_2"/>
              </w:sdtPr>
              <w:sdtContent>
                <w:del w:id="10556" w:author="CastorIQ V3 rebuild" w:date="2026-09-16T17:36:25Z">
                  <w:r w:rsidDel="00000000" w:rsidR="00000000" w:rsidRPr="00000000">
                    <w:rPr>
                      <w:rFonts w:ascii="Arial Unicode MS" w:cs="Arial Unicode MS" w:eastAsia="Arial Unicode MS" w:hAnsi="Arial Unicode MS"/>
                      <w:color w:val="1a1613"/>
                      <w:rtl w:val="0"/>
                    </w:rPr>
                    <w:delText xml:space="preserve">≥ 95%</w:delText>
                  </w:r>
                </w:del>
              </w:sdtContent>
            </w:sdt>
            <w:del w:id="10557" w:author="CastorIQ V3 rebuild" w:date="2026-09-16T17:36:25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F">
            <w:pPr>
              <w:spacing w:after="40" w:line="260" w:lineRule="auto"/>
              <w:rPr>
                <w:del w:id="10561" w:author="CastorIQ V3 rebuild" w:date="2026-09-16T17:36:25Z"/>
              </w:rPr>
            </w:pPr>
            <w:del w:id="10559" w:author="CastorIQ V3 rebuild" w:date="2026-09-16T17:36:25Z">
              <w:r w:rsidDel="00000000" w:rsidR="00000000" w:rsidRPr="00000000">
                <w:rPr>
                  <w:color w:val="1a1613"/>
                  <w:rtl w:val="0"/>
                </w:rPr>
                <w:delText xml:space="preserve">93.7%</w:delText>
              </w:r>
            </w:del>
            <w:del w:id="10560" w:author="CastorIQ V3 rebuild" w:date="2026-09-16T17:36:25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0">
            <w:pPr>
              <w:spacing w:after="40" w:line="260" w:lineRule="auto"/>
              <w:rPr>
                <w:del w:id="10564" w:author="CastorIQ V3 rebuild" w:date="2026-09-16T17:36:25Z"/>
              </w:rPr>
            </w:pPr>
            <w:del w:id="10562" w:author="CastorIQ V3 rebuild" w:date="2026-09-16T17:36:25Z">
              <w:r w:rsidDel="00000000" w:rsidR="00000000" w:rsidRPr="00000000">
                <w:rPr>
                  <w:color w:val="1a1613"/>
                  <w:rtl w:val="0"/>
                </w:rPr>
                <w:delText xml:space="preserve">70</w:delText>
              </w:r>
            </w:del>
            <w:del w:id="10563" w:author="CastorIQ V3 rebuild" w:date="2026-09-16T17:36:25Z">
              <w:r w:rsidDel="00000000" w:rsidR="00000000" w:rsidRPr="00000000">
                <w:rPr>
                  <w:rtl w:val="0"/>
                </w:rPr>
              </w:r>
            </w:del>
          </w:p>
        </w:tc>
      </w:tr>
      <w:tr>
        <w:trPr>
          <w:cantSplit w:val="0"/>
          <w:tblHeader w:val="0"/>
          <w:del w:id="10565" w:author="CastorIQ V3 rebuild" w:date="2026-09-16T17:36:25Z"/>
        </w:trPr>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1">
            <w:pPr>
              <w:spacing w:after="40" w:line="260" w:lineRule="auto"/>
              <w:rPr>
                <w:del w:id="10568" w:author="CastorIQ V3 rebuild" w:date="2026-09-16T17:36:25Z"/>
              </w:rPr>
            </w:pPr>
            <w:del w:id="10566" w:author="CastorIQ V3 rebuild" w:date="2026-09-16T17:36:25Z">
              <w:r w:rsidDel="00000000" w:rsidR="00000000" w:rsidRPr="00000000">
                <w:rPr>
                  <w:color w:val="1a1613"/>
                  <w:rtl w:val="0"/>
                </w:rPr>
                <w:delText xml:space="preserve">Schema adherence, first emission, Tier 2</w:delText>
              </w:r>
            </w:del>
            <w:del w:id="10567" w:author="CastorIQ V3 rebuild" w:date="2026-09-16T17:36:25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2">
            <w:pPr>
              <w:spacing w:after="40" w:line="260" w:lineRule="auto"/>
              <w:rPr>
                <w:del w:id="10571" w:author="CastorIQ V3 rebuild" w:date="2026-09-16T17:36:25Z"/>
              </w:rPr>
            </w:pPr>
            <w:sdt>
              <w:sdtPr>
                <w:id w:val="-1621747239"/>
                <w:tag w:val="goog_rdk_3"/>
              </w:sdtPr>
              <w:sdtContent>
                <w:del w:id="10569" w:author="CastorIQ V3 rebuild" w:date="2026-09-16T17:36:25Z">
                  <w:r w:rsidDel="00000000" w:rsidR="00000000" w:rsidRPr="00000000">
                    <w:rPr>
                      <w:rFonts w:ascii="Arial Unicode MS" w:cs="Arial Unicode MS" w:eastAsia="Arial Unicode MS" w:hAnsi="Arial Unicode MS"/>
                      <w:color w:val="1a1613"/>
                      <w:rtl w:val="0"/>
                    </w:rPr>
                    <w:delText xml:space="preserve">≥ 90%</w:delText>
                  </w:r>
                </w:del>
              </w:sdtContent>
            </w:sdt>
            <w:del w:id="10570" w:author="CastorIQ V3 rebuild" w:date="2026-09-16T17:36:25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3">
            <w:pPr>
              <w:spacing w:after="40" w:line="260" w:lineRule="auto"/>
              <w:rPr>
                <w:del w:id="10574" w:author="CastorIQ V3 rebuild" w:date="2026-09-16T17:36:25Z"/>
              </w:rPr>
            </w:pPr>
            <w:del w:id="10572" w:author="CastorIQ V3 rebuild" w:date="2026-09-16T17:36:25Z">
              <w:r w:rsidDel="00000000" w:rsidR="00000000" w:rsidRPr="00000000">
                <w:rPr>
                  <w:color w:val="1a1613"/>
                  <w:rtl w:val="0"/>
                </w:rPr>
                <w:delText xml:space="preserve">87.9%</w:delText>
              </w:r>
            </w:del>
            <w:del w:id="10573" w:author="CastorIQ V3 rebuild" w:date="2026-09-16T17:36:25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4">
            <w:pPr>
              <w:spacing w:after="40" w:line="260" w:lineRule="auto"/>
              <w:rPr>
                <w:del w:id="10577" w:author="CastorIQ V3 rebuild" w:date="2026-09-16T17:36:25Z"/>
              </w:rPr>
            </w:pPr>
            <w:del w:id="10575" w:author="CastorIQ V3 rebuild" w:date="2026-09-16T17:36:25Z">
              <w:r w:rsidDel="00000000" w:rsidR="00000000" w:rsidRPr="00000000">
                <w:rPr>
                  <w:color w:val="1a1613"/>
                  <w:rtl w:val="0"/>
                </w:rPr>
                <w:delText xml:space="preserve">23</w:delText>
              </w:r>
            </w:del>
            <w:del w:id="10576" w:author="CastorIQ V3 rebuild" w:date="2026-09-16T17:36:25Z">
              <w:r w:rsidDel="00000000" w:rsidR="00000000" w:rsidRPr="00000000">
                <w:rPr>
                  <w:rtl w:val="0"/>
                </w:rPr>
              </w:r>
            </w:del>
          </w:p>
        </w:tc>
      </w:tr>
      <w:tr>
        <w:trPr>
          <w:cantSplit w:val="0"/>
          <w:tblHeader w:val="0"/>
          <w:del w:id="10578" w:author="CastorIQ V3 rebuild" w:date="2026-09-16T17:36:25Z"/>
        </w:trPr>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5">
            <w:pPr>
              <w:spacing w:after="40" w:line="260" w:lineRule="auto"/>
              <w:rPr>
                <w:del w:id="10581" w:author="CastorIQ V3 rebuild" w:date="2026-09-16T17:36:25Z"/>
              </w:rPr>
            </w:pPr>
            <w:del w:id="10579" w:author="CastorIQ V3 rebuild" w:date="2026-09-16T17:36:25Z">
              <w:r w:rsidDel="00000000" w:rsidR="00000000" w:rsidRPr="00000000">
                <w:rPr>
                  <w:color w:val="1a1613"/>
                  <w:rtl w:val="0"/>
                </w:rPr>
                <w:delText xml:space="preserve">False-positive conflict-detection rate</w:delText>
              </w:r>
            </w:del>
            <w:del w:id="10580" w:author="CastorIQ V3 rebuild" w:date="2026-09-16T17:36:25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6">
            <w:pPr>
              <w:spacing w:after="40" w:line="260" w:lineRule="auto"/>
              <w:rPr>
                <w:del w:id="10584" w:author="CastorIQ V3 rebuild" w:date="2026-09-16T17:36:25Z"/>
              </w:rPr>
            </w:pPr>
            <w:sdt>
              <w:sdtPr>
                <w:id w:val="1163161265"/>
                <w:tag w:val="goog_rdk_4"/>
              </w:sdtPr>
              <w:sdtContent>
                <w:del w:id="10582" w:author="CastorIQ V3 rebuild" w:date="2026-09-16T17:36:25Z">
                  <w:r w:rsidDel="00000000" w:rsidR="00000000" w:rsidRPr="00000000">
                    <w:rPr>
                      <w:rFonts w:ascii="Arial Unicode MS" w:cs="Arial Unicode MS" w:eastAsia="Arial Unicode MS" w:hAnsi="Arial Unicode MS"/>
                      <w:color w:val="1a1613"/>
                      <w:rtl w:val="0"/>
                    </w:rPr>
                    <w:delText xml:space="preserve">≤ 25%</w:delText>
                  </w:r>
                </w:del>
              </w:sdtContent>
            </w:sdt>
            <w:del w:id="10583" w:author="CastorIQ V3 rebuild" w:date="2026-09-16T17:36:25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7">
            <w:pPr>
              <w:spacing w:after="40" w:line="260" w:lineRule="auto"/>
              <w:rPr>
                <w:del w:id="10587" w:author="CastorIQ V3 rebuild" w:date="2026-09-16T17:36:25Z"/>
              </w:rPr>
            </w:pPr>
            <w:del w:id="10585" w:author="CastorIQ V3 rebuild" w:date="2026-09-16T17:36:25Z">
              <w:r w:rsidDel="00000000" w:rsidR="00000000" w:rsidRPr="00000000">
                <w:rPr>
                  <w:color w:val="1a1613"/>
                  <w:rtl w:val="0"/>
                </w:rPr>
                <w:delText xml:space="preserve">19.2%</w:delText>
              </w:r>
            </w:del>
            <w:del w:id="10586" w:author="CastorIQ V3 rebuild" w:date="2026-09-16T17:36:25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8">
            <w:pPr>
              <w:spacing w:after="40" w:line="260" w:lineRule="auto"/>
              <w:rPr>
                <w:del w:id="10590" w:author="CastorIQ V3 rebuild" w:date="2026-09-16T17:36:25Z"/>
              </w:rPr>
            </w:pPr>
            <w:del w:id="10588" w:author="CastorIQ V3 rebuild" w:date="2026-09-16T17:36:25Z">
              <w:r w:rsidDel="00000000" w:rsidR="00000000" w:rsidRPr="00000000">
                <w:rPr>
                  <w:color w:val="1a1613"/>
                  <w:rtl w:val="0"/>
                </w:rPr>
                <w:delText xml:space="preserve">41</w:delText>
              </w:r>
            </w:del>
            <w:del w:id="10589" w:author="CastorIQ V3 rebuild" w:date="2026-09-16T17:36:25Z">
              <w:r w:rsidDel="00000000" w:rsidR="00000000" w:rsidRPr="00000000">
                <w:rPr>
                  <w:rtl w:val="0"/>
                </w:rPr>
              </w:r>
            </w:del>
          </w:p>
        </w:tc>
      </w:tr>
      <w:tr>
        <w:trPr>
          <w:cantSplit w:val="0"/>
          <w:tblHeader w:val="0"/>
          <w:del w:id="10591" w:author="CastorIQ V3 rebuild" w:date="2026-09-16T17:36:25Z"/>
        </w:trPr>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9">
            <w:pPr>
              <w:spacing w:after="40" w:line="260" w:lineRule="auto"/>
              <w:rPr>
                <w:del w:id="10594" w:author="CastorIQ V3 rebuild" w:date="2026-09-16T17:36:25Z"/>
              </w:rPr>
            </w:pPr>
            <w:del w:id="10592" w:author="CastorIQ V3 rebuild" w:date="2026-09-16T17:36:25Z">
              <w:r w:rsidDel="00000000" w:rsidR="00000000" w:rsidRPr="00000000">
                <w:rPr>
                  <w:color w:val="1a1613"/>
                  <w:rtl w:val="0"/>
                </w:rPr>
                <w:delText xml:space="preserve">RAV three-class accuracy (before mitigation)</w:delText>
              </w:r>
            </w:del>
            <w:del w:id="10593" w:author="CastorIQ V3 rebuild" w:date="2026-09-16T17:36:25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A">
            <w:pPr>
              <w:spacing w:after="40" w:line="260" w:lineRule="auto"/>
              <w:rPr>
                <w:del w:id="10597" w:author="CastorIQ V3 rebuild" w:date="2026-09-16T17:36:25Z"/>
              </w:rPr>
            </w:pPr>
            <w:del w:id="10595" w:author="CastorIQ V3 rebuild" w:date="2026-09-16T17:36:25Z">
              <w:r w:rsidDel="00000000" w:rsidR="00000000" w:rsidRPr="00000000">
                <w:rPr>
                  <w:color w:val="1a1613"/>
                  <w:rtl w:val="0"/>
                </w:rPr>
                <w:delText xml:space="preserve">baseline</w:delText>
              </w:r>
            </w:del>
            <w:del w:id="10596" w:author="CastorIQ V3 rebuild" w:date="2026-09-16T17:36:25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B">
            <w:pPr>
              <w:spacing w:after="40" w:line="260" w:lineRule="auto"/>
              <w:rPr>
                <w:del w:id="10600" w:author="CastorIQ V3 rebuild" w:date="2026-09-16T17:36:25Z"/>
              </w:rPr>
            </w:pPr>
            <w:del w:id="10598" w:author="CastorIQ V3 rebuild" w:date="2026-09-16T17:36:25Z">
              <w:r w:rsidDel="00000000" w:rsidR="00000000" w:rsidRPr="00000000">
                <w:rPr>
                  <w:color w:val="1a1613"/>
                  <w:rtl w:val="0"/>
                </w:rPr>
                <w:delText xml:space="preserve">68.6% overall; 43% conflicting recall</w:delText>
              </w:r>
            </w:del>
            <w:del w:id="10599" w:author="CastorIQ V3 rebuild" w:date="2026-09-16T17:36:25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C">
            <w:pPr>
              <w:spacing w:after="40" w:line="260" w:lineRule="auto"/>
              <w:rPr>
                <w:del w:id="10603" w:author="CastorIQ V3 rebuild" w:date="2026-09-16T17:36:25Z"/>
              </w:rPr>
            </w:pPr>
            <w:del w:id="10601" w:author="CastorIQ V3 rebuild" w:date="2026-09-16T17:36:25Z">
              <w:r w:rsidDel="00000000" w:rsidR="00000000" w:rsidRPr="00000000">
                <w:rPr>
                  <w:color w:val="1a1613"/>
                  <w:rtl w:val="0"/>
                </w:rPr>
                <w:delText xml:space="preserve">55</w:delText>
              </w:r>
            </w:del>
            <w:del w:id="10602" w:author="CastorIQ V3 rebuild" w:date="2026-09-16T17:36:25Z">
              <w:r w:rsidDel="00000000" w:rsidR="00000000" w:rsidRPr="00000000">
                <w:rPr>
                  <w:rtl w:val="0"/>
                </w:rPr>
              </w:r>
            </w:del>
          </w:p>
        </w:tc>
      </w:tr>
      <w:tr>
        <w:trPr>
          <w:cantSplit w:val="0"/>
          <w:trHeight w:val="783.1201171875" w:hRule="atLeast"/>
          <w:tblHeader w:val="0"/>
          <w:del w:id="10604" w:author="CastorIQ V3 rebuild" w:date="2026-09-16T17:36:25Z"/>
        </w:trPr>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D">
            <w:pPr>
              <w:spacing w:after="40" w:line="260" w:lineRule="auto"/>
              <w:rPr>
                <w:del w:id="10607" w:author="CastorIQ V3 rebuild" w:date="2026-09-16T17:36:25Z"/>
              </w:rPr>
            </w:pPr>
            <w:del w:id="10605" w:author="CastorIQ V3 rebuild" w:date="2026-09-16T17:36:25Z">
              <w:r w:rsidDel="00000000" w:rsidR="00000000" w:rsidRPr="00000000">
                <w:rPr>
                  <w:color w:val="1a1613"/>
                  <w:rtl w:val="0"/>
                </w:rPr>
                <w:delText xml:space="preserve">Median approval latency, T1 / T2 / T3</w:delText>
              </w:r>
            </w:del>
            <w:del w:id="10606" w:author="CastorIQ V3 rebuild" w:date="2026-09-16T17:36:25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E">
            <w:pPr>
              <w:spacing w:after="40" w:line="260" w:lineRule="auto"/>
              <w:rPr>
                <w:del w:id="10610" w:author="CastorIQ V3 rebuild" w:date="2026-09-16T17:36:25Z"/>
              </w:rPr>
            </w:pPr>
            <w:del w:id="10608" w:author="CastorIQ V3 rebuild" w:date="2026-09-16T17:36:25Z">
              <w:r w:rsidDel="00000000" w:rsidR="00000000" w:rsidRPr="00000000">
                <w:rPr>
                  <w:color w:val="1a1613"/>
                  <w:rtl w:val="0"/>
                </w:rPr>
                <w:delText xml:space="preserve">&lt; 10 / &lt; 30 / &lt; 90 s</w:delText>
              </w:r>
            </w:del>
            <w:del w:id="10609" w:author="CastorIQ V3 rebuild" w:date="2026-09-16T17:36:25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F">
            <w:pPr>
              <w:spacing w:after="40" w:line="260" w:lineRule="auto"/>
              <w:rPr>
                <w:del w:id="10613" w:author="CastorIQ V3 rebuild" w:date="2026-09-16T17:36:25Z"/>
              </w:rPr>
            </w:pPr>
            <w:del w:id="10611" w:author="CastorIQ V3 rebuild" w:date="2026-09-16T17:36:25Z">
              <w:r w:rsidDel="00000000" w:rsidR="00000000" w:rsidRPr="00000000">
                <w:rPr>
                  <w:color w:val="1a1613"/>
                  <w:rtl w:val="0"/>
                </w:rPr>
                <w:delText xml:space="preserve">7.4 / 22 / 61 s</w:delText>
              </w:r>
            </w:del>
            <w:del w:id="10612" w:author="CastorIQ V3 rebuild" w:date="2026-09-16T17:36:25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70">
            <w:pPr>
              <w:spacing w:after="40" w:line="260" w:lineRule="auto"/>
              <w:rPr>
                <w:del w:id="10616" w:author="CastorIQ V3 rebuild" w:date="2026-09-16T17:36:25Z"/>
              </w:rPr>
            </w:pPr>
            <w:del w:id="10614" w:author="CastorIQ V3 rebuild" w:date="2026-09-16T17:36:25Z">
              <w:r w:rsidDel="00000000" w:rsidR="00000000" w:rsidRPr="00000000">
                <w:rPr>
                  <w:color w:val="1a1613"/>
                  <w:rtl w:val="0"/>
                </w:rPr>
                <w:delText xml:space="preserve">n/a</w:delText>
              </w:r>
            </w:del>
            <w:del w:id="10615" w:author="CastorIQ V3 rebuild" w:date="2026-09-16T17:36:25Z">
              <w:r w:rsidDel="00000000" w:rsidR="00000000" w:rsidRPr="00000000">
                <w:rPr>
                  <w:rtl w:val="0"/>
                </w:rPr>
              </w:r>
            </w:del>
          </w:p>
        </w:tc>
      </w:tr>
      <w:tr>
        <w:trPr>
          <w:cantSplit w:val="0"/>
          <w:tblHeader w:val="0"/>
          <w:del w:id="10617" w:author="CastorIQ V3 rebuild" w:date="2026-09-16T17:36:25Z"/>
        </w:trPr>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71">
            <w:pPr>
              <w:spacing w:after="40" w:line="260" w:lineRule="auto"/>
              <w:rPr>
                <w:del w:id="10621" w:author="CastorIQ V3 rebuild" w:date="2026-09-16T17:36:25Z"/>
              </w:rPr>
            </w:pPr>
            <w:sdt>
              <w:sdtPr>
                <w:id w:val="-1263111681"/>
                <w:tag w:val="goog_rdk_5"/>
              </w:sdtPr>
              <w:sdtContent>
                <w:commentRangeStart w:id="0"/>
              </w:sdtContent>
            </w:sdt>
            <w:sdt>
              <w:sdtPr>
                <w:id w:val="157497446"/>
                <w:tag w:val="goog_rdk_6"/>
              </w:sdtPr>
              <w:sdtContent>
                <w:del w:id="10618" w:author="CastorIQ V3 rebuild" w:date="2026-09-16T17:36:25Z">
                  <w:r w:rsidDel="00000000" w:rsidR="00000000" w:rsidRPr="00000000">
                    <w:rPr>
                      <w:rFonts w:ascii="Arial Unicode MS" w:cs="Arial Unicode MS" w:eastAsia="Arial Unicode MS" w:hAnsi="Arial Unicode MS"/>
                      <w:color w:val="1a1613"/>
                      <w:rtl w:val="0"/>
                    </w:rPr>
                    <w:delText xml:space="preserve">OCR retrieval precision@5, pre → post GLM-OCR</w:delText>
                  </w:r>
                </w:del>
              </w:sdtContent>
            </w:sdt>
            <w:commentRangeEnd w:id="0"/>
            <w:del w:id="10619" w:author="CastorIQ V3 rebuild" w:date="2026-09-16T17:36:25Z">
              <w:r w:rsidDel="00000000" w:rsidR="00000000" w:rsidRPr="00000000">
                <w:commentReference w:id="0"/>
              </w:r>
            </w:del>
            <w:del w:id="10620" w:author="CastorIQ V3 rebuild" w:date="2026-09-16T17:36:25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72">
            <w:pPr>
              <w:spacing w:after="40" w:line="260" w:lineRule="auto"/>
              <w:rPr>
                <w:del w:id="10624" w:author="CastorIQ V3 rebuild" w:date="2026-09-16T17:36:25Z"/>
              </w:rPr>
            </w:pPr>
            <w:del w:id="10622" w:author="CastorIQ V3 rebuild" w:date="2026-09-16T17:36:25Z">
              <w:r w:rsidDel="00000000" w:rsidR="00000000" w:rsidRPr="00000000">
                <w:rPr>
                  <w:color w:val="1a1613"/>
                  <w:rtl w:val="0"/>
                </w:rPr>
                <w:delText xml:space="preserve">improvement</w:delText>
              </w:r>
            </w:del>
            <w:del w:id="10623" w:author="CastorIQ V3 rebuild" w:date="2026-09-16T17:36:25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73">
            <w:pPr>
              <w:spacing w:after="40" w:line="260" w:lineRule="auto"/>
              <w:rPr>
                <w:del w:id="10627" w:author="CastorIQ V3 rebuild" w:date="2026-09-16T17:36:25Z"/>
              </w:rPr>
            </w:pPr>
            <w:sdt>
              <w:sdtPr>
                <w:id w:val="-1455796021"/>
                <w:tag w:val="goog_rdk_7"/>
              </w:sdtPr>
              <w:sdtContent>
                <w:del w:id="10625" w:author="CastorIQ V3 rebuild" w:date="2026-09-16T17:36:25Z">
                  <w:r w:rsidDel="00000000" w:rsidR="00000000" w:rsidRPr="00000000">
                    <w:rPr>
                      <w:rFonts w:ascii="Arial Unicode MS" w:cs="Arial Unicode MS" w:eastAsia="Arial Unicode MS" w:hAnsi="Arial Unicode MS"/>
                      <w:color w:val="1a1613"/>
                      <w:rtl w:val="0"/>
                    </w:rPr>
                    <w:delText xml:space="preserve">0.41 → 0.72</w:delText>
                  </w:r>
                </w:del>
              </w:sdtContent>
            </w:sdt>
            <w:del w:id="10626" w:author="CastorIQ V3 rebuild" w:date="2026-09-16T17:36:25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74">
            <w:pPr>
              <w:spacing w:after="40" w:line="260" w:lineRule="auto"/>
              <w:rPr>
                <w:del w:id="10630" w:author="CastorIQ V3 rebuild" w:date="2026-09-16T17:36:25Z"/>
              </w:rPr>
            </w:pPr>
            <w:del w:id="10628" w:author="CastorIQ V3 rebuild" w:date="2026-09-16T17:36:25Z">
              <w:r w:rsidDel="00000000" w:rsidR="00000000" w:rsidRPr="00000000">
                <w:rPr>
                  <w:color w:val="1a1613"/>
                  <w:rtl w:val="0"/>
                </w:rPr>
                <w:delText xml:space="preserve">32</w:delText>
              </w:r>
            </w:del>
            <w:del w:id="10629" w:author="CastorIQ V3 rebuild" w:date="2026-09-16T17:36:25Z">
              <w:r w:rsidDel="00000000" w:rsidR="00000000" w:rsidRPr="00000000">
                <w:rPr>
                  <w:rtl w:val="0"/>
                </w:rPr>
              </w:r>
            </w:del>
          </w:p>
        </w:tc>
      </w:tr>
    </w:tbl>
    <w:p w:rsidR="00000000" w:rsidDel="00000000" w:rsidP="00000000" w:rsidRDefault="00000000" w:rsidRPr="00000000" w14:paraId="00000075">
      <w:pPr>
        <w:spacing w:after="120" w:line="276" w:lineRule="auto"/>
        <w:rPr>
          <w:del w:id="10633" w:author="CastorIQ V3 rebuild" w:date="2026-09-16T17:36:25Z"/>
        </w:rPr>
      </w:pPr>
      <w:del w:id="10631" w:author="CastorIQ V3 rebuild" w:date="2026-09-16T17:36:25Z">
        <w:r w:rsidDel="00000000" w:rsidR="00000000" w:rsidRPr="00000000">
          <w:rPr>
            <w:i w:val="1"/>
            <w:iCs w:val="1"/>
            <w:color w:val="1a1613"/>
            <w:rtl w:val="0"/>
          </w:rPr>
          <w:delText xml:space="preserve">Table 1. First-run quantitative evaluation on the qwen3:14b reference model.</w:delText>
        </w:r>
      </w:del>
      <w:del w:id="10632" w:author="CastorIQ V3 rebuild" w:date="2026-09-16T17:36:25Z">
        <w:r w:rsidDel="00000000" w:rsidR="00000000" w:rsidRPr="00000000">
          <w:rPr>
            <w:rtl w:val="0"/>
          </w:rPr>
        </w:r>
      </w:del>
    </w:p>
    <w:p w:rsidR="00000000" w:rsidDel="00000000" w:rsidP="00000000" w:rsidRDefault="00000000" w:rsidRPr="00000000" w14:paraId="00000076">
      <w:pPr>
        <w:spacing w:after="120" w:line="276" w:lineRule="auto"/>
        <w:jc w:val="both"/>
        <w:rPr>
          <w:del w:id="10638" w:author="CastorIQ V3 rebuild" w:date="2026-09-16T17:36:25Z"/>
        </w:rPr>
      </w:pPr>
      <w:del w:id="10634" w:author="CastorIQ V3 rebuild" w:date="2026-09-16T17:36:25Z">
        <w:r w:rsidDel="00000000" w:rsidR="00000000" w:rsidRPr="00000000">
          <w:rPr>
            <w:color w:val="1a1613"/>
            <w:rtl w:val="0"/>
          </w:rPr>
          <w:delText xml:space="preserve">Read against the acceptance targets, the first run is broadly on target on the write path and isolates the weak point clearly. Modification correctness meets its target at Tier 1 (91.4 percent) and falls just short at Tier 2 (78.3 percent). First-emission JSON schema adherence is high at both tiers, supporting the narrow-schema and JSON-mode controls of Section 6. Approval latency rises with tier as expected and remains within interactive range. The GLM-OCR layer improves retrieval precision on OCR-affected sources from 0.41 to 0.72 and recovers usable chunks on 96 percent of pages that previously entered the store empty or fragmented. </w:delText>
        </w:r>
      </w:del>
      <w:del w:id="10635" w:author="CastorIQ V3 rebuild" w:date="2026-09-16T17:36:25Z">
        <w:r w:rsidDel="00000000" w:rsidR="00000000" w:rsidRPr="00000000">
          <w:rPr>
            <w:color w:val="1a1613"/>
            <w:rtl w:val="0"/>
          </w:rPr>
          <w:delText xml:space="preserve">The Ask / RAG retrieval path itself is not yet quantified in this table; a hit@k / MRR harness run against the existing benchmark is planned before the final submission.</w:delText>
        </w:r>
      </w:del>
      <w:del w:id="10636" w:author="CastorIQ V3 rebuild" w:date="2026-09-16T17:36:25Z">
        <w:r w:rsidDel="00000000" w:rsidR="00000000" w:rsidRPr="00000000">
          <w:rPr>
            <w:color w:val="1a1613"/>
            <w:rtl w:val="0"/>
          </w:rPr>
          <w:delText xml:space="preserve"> The RAV layer is the clear outlier: an overall three-class accuracy of 68.6 percent masks a conflicting-class recall of only 43 percent, quantifying the positive lean identified in pilot testing, and it is carried forward as the most important open item on the verification path.</w:delText>
        </w:r>
      </w:del>
      <w:del w:id="10637" w:author="CastorIQ V3 rebuild" w:date="2026-09-16T17:36:25Z">
        <w:r w:rsidDel="00000000" w:rsidR="00000000" w:rsidRPr="00000000">
          <w:rPr>
            <w:rtl w:val="0"/>
          </w:rPr>
        </w:r>
      </w:del>
    </w:p>
    <w:p w:rsidR="00000000" w:rsidDel="00000000" w:rsidP="00000000" w:rsidRDefault="00000000" w:rsidRPr="00000000" w14:paraId="00000018">
      <w:pPr>
        <w:spacing w:after="120" w:line="276" w:lineRule="auto"/>
        <w:jc w:val="both"/>
        <w:rPr>
          <w:ins w:id="10641" w:author="CastorIQ V3 rebuild" w:date="2026-09-16T17:36:25Z"/>
        </w:rPr>
      </w:pPr>
      <w:ins w:id="10639" w:author="CastorIQ V3 rebuild" w:date="2026-09-16T17:36:25Z">
        <w:r>
          <w:rPr>
            <w:color w:val="1a1613"/>
            <w:rtl w:val="0"/>
          </w:rPr>
          <w:t xml:space="preserve">Each milestone of the third phase had an operational purpose: GLM-OCR restored retrieval over scanned archives; BYOK answered "my hardware is too weak"; the hosted beta let outside evaluators in without an installation; AGPL made data sovereignty enforceable. </w:t>
        </w:r>
      </w:ins>
      <w:ins w:id="10640" w:author="CastorIQ V3 rebuild" w:date="2026-09-16T17:36:25Z">
        <w:r>
          <w:rPr>
            <w:color w:val="1a1613"/>
            <w:highlight w:val="cyan"/>
            <w:rtl w:val="0"/>
          </w:rPr>
          <w:t xml:space="preserve">The write-path rewrite closed three defects found by manual testing by construction, since the components no longer exist: a silent material corruption in a pre-coded handler, non-deterministic tier routing, and an entity resolver that returned a default set.</w:t>
        </w:r>
      </w:ins>
    </w:p>
    <w:p w:rsidR="00000000" w:rsidDel="00000000" w:rsidP="00000000" w:rsidRDefault="00000000" w:rsidRPr="00000000" w14:paraId="0000001A">
      <w:pPr>
        <w:pStyle w:val="Heading2"/>
        <w:keepNext w:val="1"/>
        <w:spacing w:after="120" w:before="260" w:lineRule="auto"/>
        <w:rPr>
          <w:ins w:id="10643" w:author="CastorIQ V3 rebuild" w:date="2026-09-16T17:36:25Z"/>
        </w:rPr>
      </w:pPr>
      <w:ins w:id="10642" w:author="CastorIQ V3 rebuild" w:date="2026-09-16T17:36:25Z">
        <w:r>
          <w:rPr>
            <w:b w:val="1"/>
            <w:bCs w:val="1"/>
            <w:color w:val="1b3a6b"/>
            <w:rtl w:val="0"/>
          </w:rPr>
          <w:t xml:space="preserve">5.2 Quantitative evaluation</w:t>
        </w:r>
      </w:ins>
    </w:p>
    <w:tbl>
      <w:tblPr>
        <w:tblW w:w="86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0"/>
        <w:gridCol w:w="1909"/>
        <w:gridCol w:w="1909"/>
        <w:gridCol w:w="1615"/>
        <w:gridCol w:w="2203"/>
      </w:tblGrid>
      <w:tr>
        <w:trPr>
          <w:cantSplit w:val="1"/>
          <w:tblHeader w:val="1"/>
          <w:ins w:id="10644" w:author="CastorIQ V3 rebuild" w:date="2026-09-16T17:36:25Z"/>
        </w:trPr>
        <w:tc>
          <w:tcPr>
            <w:tcW w:w="1030"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646" w:author="CastorIQ V3 rebuild" w:date="2026-09-16T17:36:25Z"/>
              </w:rPr>
            </w:pPr>
            <w:ins w:id="10645" w:author="CastorIQ V3 rebuild" w:date="2026-09-16T17:36:25Z">
              <w:r>
                <w:rPr>
                  <w:b w:val="1"/>
                  <w:bCs w:val="1"/>
                  <w:color w:val="1b3a6b"/>
                  <w:sz w:val="15"/>
                  <w:szCs w:val="15"/>
                  <w:rtl w:val="0"/>
                </w:rPr>
                <w:t xml:space="preserve">Result</w:t>
              </w:r>
            </w:ins>
          </w:p>
        </w:tc>
        <w:tc>
          <w:tcPr>
            <w:tcW w:w="1909"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648" w:author="CastorIQ V3 rebuild" w:date="2026-09-16T17:36:25Z"/>
              </w:rPr>
            </w:pPr>
            <w:ins w:id="10647" w:author="CastorIQ V3 rebuild" w:date="2026-09-16T17:36:25Z">
              <w:r>
                <w:rPr>
                  <w:b w:val="1"/>
                  <w:bCs w:val="1"/>
                  <w:color w:val="1b3a6b"/>
                  <w:sz w:val="15"/>
                  <w:szCs w:val="15"/>
                  <w:rtl w:val="0"/>
                </w:rPr>
                <w:t xml:space="preserve">Harness and corpus</w:t>
              </w:r>
            </w:ins>
          </w:p>
        </w:tc>
        <w:tc>
          <w:tcPr>
            <w:tcW w:w="1909"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650" w:author="CastorIQ V3 rebuild" w:date="2026-09-16T17:36:25Z"/>
              </w:rPr>
            </w:pPr>
            <w:ins w:id="10649" w:author="CastorIQ V3 rebuild" w:date="2026-09-16T17:36:25Z">
              <w:r>
                <w:rPr>
                  <w:b w:val="1"/>
                  <w:bCs w:val="1"/>
                  <w:color w:val="1b3a6b"/>
                  <w:sz w:val="15"/>
                  <w:szCs w:val="15"/>
                  <w:rtl w:val="0"/>
                </w:rPr>
                <w:t xml:space="preserve">Models, machine, date, repeats</w:t>
              </w:r>
            </w:ins>
          </w:p>
        </w:tc>
        <w:tc>
          <w:tcPr>
            <w:tcW w:w="1615"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652" w:author="CastorIQ V3 rebuild" w:date="2026-09-16T17:36:25Z"/>
              </w:rPr>
            </w:pPr>
            <w:ins w:id="10651" w:author="CastorIQ V3 rebuild" w:date="2026-09-16T17:36:25Z">
              <w:r>
                <w:rPr>
                  <w:b w:val="1"/>
                  <w:bCs w:val="1"/>
                  <w:color w:val="1b3a6b"/>
                  <w:sz w:val="15"/>
                  <w:szCs w:val="15"/>
                  <w:rtl w:val="0"/>
                </w:rPr>
                <w:t xml:space="preserve">Record</w:t>
              </w:r>
            </w:ins>
          </w:p>
        </w:tc>
        <w:tc>
          <w:tcPr>
            <w:tcW w:w="2203"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654" w:author="CastorIQ V3 rebuild" w:date="2026-09-16T17:36:25Z"/>
              </w:rPr>
            </w:pPr>
            <w:ins w:id="10653" w:author="CastorIQ V3 rebuild" w:date="2026-09-16T17:36:25Z">
              <w:r>
                <w:rPr>
                  <w:b w:val="1"/>
                  <w:bCs w:val="1"/>
                  <w:color w:val="1b3a6b"/>
                  <w:sz w:val="15"/>
                  <w:szCs w:val="15"/>
                  <w:rtl w:val="0"/>
                </w:rPr>
                <w:t xml:space="preserve">Artifacts</w:t>
              </w:r>
            </w:ins>
          </w:p>
        </w:tc>
      </w:tr>
      <w:tr>
        <w:trPr>
          <w:cantSplit w:val="1"/>
          <w:tblHeader w:val="0"/>
          <w:ins w:id="10655" w:author="CastorIQ V3 rebuild" w:date="2026-09-16T17:36:25Z"/>
        </w:trPr>
        <w:tc>
          <w:tcPr>
            <w:tcW w:w="1030"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57" w:author="CastorIQ V3 rebuild" w:date="2026-09-16T17:36:25Z"/>
              </w:rPr>
            </w:pPr>
            <w:ins w:id="10656" w:author="CastorIQ V3 rebuild" w:date="2026-09-16T17:36:25Z">
              <w:r>
                <w:rPr>
                  <w:color w:val="1a1613"/>
                  <w:sz w:val="15"/>
                  <w:szCs w:val="15"/>
                  <w:rtl w:val="0"/>
                </w:rPr>
                <w:t xml:space="preserve">Table 5.2, Modify</w:t>
              </w:r>
            </w:ins>
          </w:p>
        </w:tc>
        <w:tc>
          <w:tcPr>
            <w:tcW w:w="190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61" w:author="CastorIQ V3 rebuild" w:date="2026-09-16T17:36:25Z"/>
              </w:rPr>
            </w:pPr>
            <w:ins w:id="10658" w:author="CastorIQ V3 rebuild" w:date="2026-09-16T17:36:25Z">
              <w:r>
                <w:rPr>
                  <w:rFonts w:ascii="Consolas" w:hAnsi="Consolas" w:cs="Consolas" w:eastAsia="Consolas"/>
                  <w:color w:val="1a1613"/>
                  <w:sz w:val="13"/>
                  <w:szCs w:val="13"/>
                  <w:rtl w:val="0"/>
                </w:rPr>
                <w:t xml:space="preserve">benchmark_writeback</w:t>
              </w:r>
            </w:ins>
            <w:ins w:id="10659" w:author="CastorIQ V3 rebuild" w:date="2026-09-16T17:36:25Z">
              <w:r>
                <w:rPr>
                  <w:color w:val="1a1613"/>
                  <w:sz w:val="15"/>
                  <w:szCs w:val="15"/>
                  <w:rtl w:val="0"/>
                </w:rPr>
                <w:t xml:space="preserve">: 98 prompts, 95 scored, on </w:t>
              </w:r>
            </w:ins>
            <w:ins w:id="10660" w:author="CastorIQ V3 rebuild" w:date="2026-09-16T17:36:25Z">
              <w:r>
                <w:rPr>
                  <w:rFonts w:ascii="Consolas" w:hAnsi="Consolas" w:cs="Consolas" w:eastAsia="Consolas"/>
                  <w:color w:val="1a1613"/>
                  <w:sz w:val="13"/>
                  <w:szCs w:val="13"/>
                  <w:rtl w:val="0"/>
                </w:rPr>
                <w:t xml:space="preserve">Ifc4_SampleHouse.ifc</w:t>
              </w:r>
            </w:ins>
          </w:p>
        </w:tc>
        <w:tc>
          <w:tcPr>
            <w:tcW w:w="190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63" w:author="CastorIQ V3 rebuild" w:date="2026-09-16T17:36:25Z"/>
              </w:rPr>
            </w:pPr>
            <w:ins w:id="10662" w:author="CastorIQ V3 rebuild" w:date="2026-09-16T17:36:25Z">
              <w:r>
                <w:rPr>
                  <w:color w:val="1a1613"/>
                  <w:sz w:val="15"/>
                  <w:szCs w:val="15"/>
                  <w:rtl w:val="0"/>
                </w:rPr>
                <w:t xml:space="preserve">qwen2.5-coder:7b, claude-sonnet-4-6; RTX 4070 Laptop, 8 GB, no offload; 2026-09-15; worse of 2 runs</w:t>
              </w:r>
            </w:ins>
          </w:p>
        </w:tc>
        <w:tc>
          <w:tcPr>
            <w:tcW w:w="161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65" w:author="CastorIQ V3 rebuild" w:date="2026-09-16T17:36:25Z"/>
              </w:rPr>
            </w:pPr>
            <w:hyperlink r:id="rId18">
              <w:ins w:id="10664" w:author="CastorIQ V3 rebuild" w:date="2026-09-16T17:36:25Z">
                <w:r>
                  <w:rPr>
                    <w:color w:val="1b5fb4"/>
                    <w:sz w:val="15"/>
                    <w:szCs w:val="15"/>
                    <w:u w:val="single"/>
                    <w:rtl w:val="0"/>
                  </w:rPr>
                  <w:t xml:space="preserve">2026-09-15-writeback-v3-bakeoff.md</w:t>
                </w:r>
              </w:ins>
            </w:hyperlink>
          </w:p>
        </w:tc>
        <w:tc>
          <w:tcPr>
            <w:tcW w:w="220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69" w:author="CastorIQ V3 rebuild" w:date="2026-09-16T17:36:25Z"/>
              </w:rPr>
            </w:pPr>
            <w:ins w:id="10666" w:author="CastorIQ V3 rebuild" w:date="2026-09-16T17:36:25Z">
              <w:r>
                <w:rPr>
                  <w:rFonts w:ascii="Consolas" w:hAnsi="Consolas" w:cs="Consolas" w:eastAsia="Consolas"/>
                  <w:color w:val="1a1613"/>
                  <w:sz w:val="13"/>
                  <w:szCs w:val="13"/>
                  <w:rtl w:val="0"/>
                </w:rPr>
                <w:t xml:space="preserve">writeback-v3-2026-09-15-qwen2.5-coder-7b-review5-repeat2.json</w:t>
              </w:r>
            </w:ins>
            <w:ins w:id="10667" w:author="CastorIQ V3 rebuild" w:date="2026-09-16T17:36:25Z">
              <w:r>
                <w:rPr>
                  <w:color w:val="1a1613"/>
                  <w:sz w:val="15"/>
                  <w:szCs w:val="15"/>
                  <w:rtl w:val="0"/>
                </w:rPr>
                <w:t xml:space="preserve">, </w:t>
              </w:r>
            </w:ins>
            <w:ins w:id="10668" w:author="CastorIQ V3 rebuild" w:date="2026-09-16T17:36:25Z">
              <w:r>
                <w:rPr>
                  <w:rFonts w:ascii="Consolas" w:hAnsi="Consolas" w:cs="Consolas" w:eastAsia="Consolas"/>
                  <w:color w:val="1a1613"/>
                  <w:sz w:val="13"/>
                  <w:szCs w:val="13"/>
                  <w:rtl w:val="0"/>
                </w:rPr>
                <w:t xml:space="preserve">writeback-v3-2026-09-15-claude-sonnet-4-6.json</w:t>
              </w:r>
            </w:ins>
          </w:p>
        </w:tc>
      </w:tr>
      <w:tr>
        <w:trPr>
          <w:cantSplit w:val="1"/>
          <w:tblHeader w:val="0"/>
          <w:ins w:id="10670" w:author="CastorIQ V3 rebuild" w:date="2026-09-16T17:36:25Z"/>
        </w:trPr>
        <w:tc>
          <w:tcPr>
            <w:tcW w:w="1030"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72" w:author="CastorIQ V3 rebuild" w:date="2026-09-16T17:36:25Z"/>
              </w:rPr>
            </w:pPr>
            <w:ins w:id="10671" w:author="CastorIQ V3 rebuild" w:date="2026-09-16T17:36:25Z">
              <w:r>
                <w:rPr>
                  <w:color w:val="1a1613"/>
                  <w:sz w:val="15"/>
                  <w:szCs w:val="15"/>
                  <w:rtl w:val="0"/>
                </w:rPr>
                <w:t xml:space="preserve">Table 5.3, RAV</w:t>
              </w:r>
            </w:ins>
          </w:p>
        </w:tc>
        <w:tc>
          <w:tcPr>
            <w:tcW w:w="190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75" w:author="CastorIQ V3 rebuild" w:date="2026-09-16T17:36:25Z"/>
              </w:rPr>
            </w:pPr>
            <w:ins w:id="10673" w:author="CastorIQ V3 rebuild" w:date="2026-09-16T17:36:25Z">
              <w:r>
                <w:rPr>
                  <w:rFonts w:ascii="Consolas" w:hAnsi="Consolas" w:cs="Consolas" w:eastAsia="Consolas"/>
                  <w:color w:val="1a1613"/>
                  <w:sz w:val="13"/>
                  <w:szCs w:val="13"/>
                  <w:rtl w:val="0"/>
                </w:rPr>
                <w:t xml:space="preserve">benchmark_rav</w:t>
              </w:r>
            </w:ins>
            <w:ins w:id="10674" w:author="CastorIQ V3 rebuild" w:date="2026-09-16T17:36:25Z">
              <w:r>
                <w:rPr>
                  <w:color w:val="1a1613"/>
                  <w:sz w:val="15"/>
                  <w:szCs w:val="15"/>
                  <w:rtl w:val="0"/>
                </w:rPr>
                <w:t xml:space="preserve">: 26 planted cases over 15 entities, three documents</w:t>
              </w:r>
            </w:ins>
          </w:p>
        </w:tc>
        <w:tc>
          <w:tcPr>
            <w:tcW w:w="190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77" w:author="CastorIQ V3 rebuild" w:date="2026-09-16T17:36:25Z"/>
              </w:rPr>
            </w:pPr>
            <w:ins w:id="10676" w:author="CastorIQ V3 rebuild" w:date="2026-09-16T17:36:25Z">
              <w:r>
                <w:rPr>
                  <w:color w:val="1a1613"/>
                  <w:sz w:val="15"/>
                  <w:szCs w:val="15"/>
                  <w:rtl w:val="0"/>
                </w:rPr>
                <w:t xml:space="preserve">llama3.1:8b, qwen2.5-coder:7b; same machine; 2026-09-15; 3 runs, min–max</w:t>
              </w:r>
            </w:ins>
          </w:p>
        </w:tc>
        <w:tc>
          <w:tcPr>
            <w:tcW w:w="161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81" w:author="CastorIQ V3 rebuild" w:date="2026-09-16T17:36:25Z"/>
              </w:rPr>
            </w:pPr>
            <w:hyperlink r:id="rId19">
              <w:ins w:id="10678" w:author="CastorIQ V3 rebuild" w:date="2026-09-16T17:36:25Z">
                <w:r>
                  <w:rPr>
                    <w:color w:val="1b5fb4"/>
                    <w:sz w:val="15"/>
                    <w:szCs w:val="15"/>
                    <w:u w:val="single"/>
                    <w:rtl w:val="0"/>
                  </w:rPr>
                  <w:t xml:space="preserve">2026-08-30-rav-benchmark.md</w:t>
                </w:r>
              </w:ins>
            </w:hyperlink>
            <w:ins w:id="10679" w:author="CastorIQ V3 rebuild" w:date="2026-09-16T17:36:25Z">
              <w:r>
                <w:rPr>
                  <w:color w:val="1a1613"/>
                  <w:sz w:val="15"/>
                  <w:szCs w:val="15"/>
                  <w:rtl w:val="0"/>
                </w:rPr>
                <w:t xml:space="preserve">, </w:t>
              </w:r>
            </w:ins>
            <w:hyperlink r:id="rId20">
              <w:ins w:id="10680" w:author="CastorIQ V3 rebuild" w:date="2026-09-16T17:36:25Z">
                <w:r>
                  <w:rPr>
                    <w:color w:val="1b5fb4"/>
                    <w:sz w:val="15"/>
                    <w:szCs w:val="15"/>
                    <w:u w:val="single"/>
                    <w:rtl w:val="0"/>
                  </w:rPr>
                  <w:t xml:space="preserve">2026-09-15-rav-retrieval-fix.md</w:t>
                </w:r>
              </w:ins>
            </w:hyperlink>
          </w:p>
        </w:tc>
        <w:tc>
          <w:tcPr>
            <w:tcW w:w="220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85" w:author="CastorIQ V3 rebuild" w:date="2026-09-16T17:36:25Z"/>
              </w:rPr>
            </w:pPr>
            <w:ins w:id="10682" w:author="CastorIQ V3 rebuild" w:date="2026-09-16T17:36:25Z">
              <w:r>
                <w:rPr>
                  <w:rFonts w:ascii="Consolas" w:hAnsi="Consolas" w:cs="Consolas" w:eastAsia="Consolas"/>
                  <w:color w:val="1a1613"/>
                  <w:sz w:val="13"/>
                  <w:szCs w:val="13"/>
                  <w:rtl w:val="0"/>
                </w:rPr>
                <w:t xml:space="preserve">rav-2026-09-15-{before,after}-*-repeat3.json</w:t>
              </w:r>
            </w:ins>
            <w:ins w:id="10683" w:author="CastorIQ V3 rebuild" w:date="2026-09-16T17:36:25Z">
              <w:r>
                <w:rPr>
                  <w:color w:val="1a1613"/>
                  <w:sz w:val="15"/>
                  <w:szCs w:val="15"/>
                  <w:rtl w:val="0"/>
                </w:rPr>
                <w:t xml:space="preserve">, </w:t>
              </w:r>
            </w:ins>
            <w:ins w:id="10684" w:author="CastorIQ V3 rebuild" w:date="2026-09-16T17:36:25Z">
              <w:r>
                <w:rPr>
                  <w:rFonts w:ascii="Consolas" w:hAnsi="Consolas" w:cs="Consolas" w:eastAsia="Consolas"/>
                  <w:color w:val="1a1613"/>
                  <w:sz w:val="13"/>
                  <w:szCs w:val="13"/>
                  <w:rtl w:val="0"/>
                </w:rPr>
                <w:t xml:space="preserve">rav-2026-09-15-ablate-qwen2.5-coder-7b.json</w:t>
              </w:r>
            </w:ins>
          </w:p>
        </w:tc>
      </w:tr>
      <w:tr>
        <w:trPr>
          <w:cantSplit w:val="1"/>
          <w:tblHeader w:val="0"/>
          <w:ins w:id="10686" w:author="CastorIQ V3 rebuild" w:date="2026-09-16T17:36:25Z"/>
        </w:trPr>
        <w:tc>
          <w:tcPr>
            <w:tcW w:w="1030"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88" w:author="CastorIQ V3 rebuild" w:date="2026-09-16T17:36:25Z"/>
              </w:rPr>
            </w:pPr>
            <w:ins w:id="10687" w:author="CastorIQ V3 rebuild" w:date="2026-09-16T17:36:25Z">
              <w:r>
                <w:rPr>
                  <w:color w:val="1a1613"/>
                  <w:sz w:val="15"/>
                  <w:szCs w:val="15"/>
                  <w:rtl w:val="0"/>
                </w:rPr>
                <w:t xml:space="preserve">Table 5.4, Ask</w:t>
              </w:r>
            </w:ins>
          </w:p>
        </w:tc>
        <w:tc>
          <w:tcPr>
            <w:tcW w:w="190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91" w:author="CastorIQ V3 rebuild" w:date="2026-09-16T17:36:25Z"/>
              </w:rPr>
            </w:pPr>
            <w:ins w:id="10689" w:author="CastorIQ V3 rebuild" w:date="2026-09-16T17:36:25Z">
              <w:r>
                <w:rPr>
                  <w:rFonts w:ascii="Consolas" w:hAnsi="Consolas" w:cs="Consolas" w:eastAsia="Consolas"/>
                  <w:color w:val="1a1613"/>
                  <w:sz w:val="13"/>
                  <w:szCs w:val="13"/>
                  <w:rtl w:val="0"/>
                </w:rPr>
                <w:t xml:space="preserve">benchmark_ask</w:t>
              </w:r>
            </w:ins>
            <w:ins w:id="10690" w:author="CastorIQ V3 rebuild" w:date="2026-09-16T17:36:25Z">
              <w:r>
                <w:rPr>
                  <w:color w:val="1a1613"/>
                  <w:sz w:val="15"/>
                  <w:szCs w:val="15"/>
                  <w:rtl w:val="0"/>
                </w:rPr>
                <w:t xml:space="preserve">: 10 questions × 4 public IFC models, answers computed by IfcOpenShell</w:t>
              </w:r>
            </w:ins>
          </w:p>
        </w:tc>
        <w:tc>
          <w:tcPr>
            <w:tcW w:w="190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93" w:author="CastorIQ V3 rebuild" w:date="2026-09-16T17:36:25Z"/>
              </w:rPr>
            </w:pPr>
            <w:ins w:id="10692" w:author="CastorIQ V3 rebuild" w:date="2026-09-16T17:36:25Z">
              <w:r>
                <w:rPr>
                  <w:color w:val="1a1613"/>
                  <w:sz w:val="15"/>
                  <w:szCs w:val="15"/>
                  <w:rtl w:val="0"/>
                </w:rPr>
                <w:t xml:space="preserve">llama3.1:8b; same machine; 2026-09-15; 1 run</w:t>
              </w:r>
            </w:ins>
          </w:p>
        </w:tc>
        <w:tc>
          <w:tcPr>
            <w:tcW w:w="161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95" w:author="CastorIQ V3 rebuild" w:date="2026-09-16T17:36:25Z"/>
              </w:rPr>
            </w:pPr>
            <w:hyperlink r:id="rId21">
              <w:ins w:id="10694" w:author="CastorIQ V3 rebuild" w:date="2026-09-16T17:36:25Z">
                <w:r>
                  <w:rPr>
                    <w:color w:val="1b5fb4"/>
                    <w:sz w:val="15"/>
                    <w:szCs w:val="15"/>
                    <w:u w:val="single"/>
                    <w:rtl w:val="0"/>
                  </w:rPr>
                  <w:t xml:space="preserve">2026-09-15-ask-benchmark.md</w:t>
                </w:r>
              </w:ins>
            </w:hyperlink>
          </w:p>
        </w:tc>
        <w:tc>
          <w:tcPr>
            <w:tcW w:w="220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97" w:author="CastorIQ V3 rebuild" w:date="2026-09-16T17:36:25Z"/>
              </w:rPr>
            </w:pPr>
            <w:ins w:id="10696" w:author="CastorIQ V3 rebuild" w:date="2026-09-16T17:36:25Z">
              <w:r>
                <w:rPr>
                  <w:rFonts w:ascii="Consolas" w:hAnsi="Consolas" w:cs="Consolas" w:eastAsia="Consolas"/>
                  <w:color w:val="1a1613"/>
                  <w:sz w:val="13"/>
                  <w:szCs w:val="13"/>
                  <w:rtl w:val="0"/>
                </w:rPr>
                <w:t xml:space="preserve">ask-2026-09-15.*.json</w:t>
              </w:r>
            </w:ins>
          </w:p>
        </w:tc>
      </w:tr>
      <w:tr>
        <w:trPr>
          <w:cantSplit w:val="1"/>
          <w:tblHeader w:val="0"/>
          <w:ins w:id="10698" w:author="CastorIQ V3 rebuild" w:date="2026-09-16T17:36:25Z"/>
        </w:trPr>
        <w:tc>
          <w:tcPr>
            <w:tcW w:w="1030"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00" w:author="CastorIQ V3 rebuild" w:date="2026-09-16T17:36:25Z"/>
              </w:rPr>
            </w:pPr>
            <w:ins w:id="10699" w:author="CastorIQ V3 rebuild" w:date="2026-09-16T17:36:25Z">
              <w:r>
                <w:rPr>
                  <w:color w:val="1a1613"/>
                  <w:sz w:val="15"/>
                  <w:szCs w:val="15"/>
                  <w:rtl w:val="0"/>
                </w:rPr>
                <w:t xml:space="preserve">Tiered pipeline, history</w:t>
              </w:r>
            </w:ins>
          </w:p>
        </w:tc>
        <w:tc>
          <w:tcPr>
            <w:tcW w:w="190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03" w:author="CastorIQ V3 rebuild" w:date="2026-09-16T17:36:25Z"/>
              </w:rPr>
            </w:pPr>
            <w:ins w:id="10701" w:author="CastorIQ V3 rebuild" w:date="2026-09-16T17:36:25Z">
              <w:r>
                <w:rPr>
                  <w:rFonts w:ascii="Consolas" w:hAnsi="Consolas" w:cs="Consolas" w:eastAsia="Consolas"/>
                  <w:color w:val="1a1613"/>
                  <w:sz w:val="13"/>
                  <w:szCs w:val="13"/>
                  <w:rtl w:val="0"/>
                </w:rPr>
                <w:t xml:space="preserve">benchmark_writeback</w:t>
              </w:r>
            </w:ins>
            <w:ins w:id="10702" w:author="CastorIQ V3 rebuild" w:date="2026-09-16T17:36:25Z">
              <w:r>
                <w:rPr>
                  <w:color w:val="1a1613"/>
                  <w:sz w:val="15"/>
                  <w:szCs w:val="15"/>
                  <w:rtl w:val="0"/>
                </w:rPr>
                <w:t xml:space="preserve"> (V2): 92 prompts</w:t>
              </w:r>
            </w:ins>
          </w:p>
        </w:tc>
        <w:tc>
          <w:tcPr>
            <w:tcW w:w="190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05" w:author="CastorIQ V3 rebuild" w:date="2026-09-16T17:36:25Z"/>
              </w:rPr>
            </w:pPr>
            <w:ins w:id="10704" w:author="CastorIQ V3 rebuild" w:date="2026-09-16T17:36:25Z">
              <w:r>
                <w:rPr>
                  <w:color w:val="1a1613"/>
                  <w:sz w:val="15"/>
                  <w:szCs w:val="15"/>
                  <w:rtl w:val="0"/>
                </w:rPr>
                <w:t xml:space="preserve">llama3.1:8b; 2026-08-05; 1 run</w:t>
              </w:r>
            </w:ins>
          </w:p>
        </w:tc>
        <w:tc>
          <w:tcPr>
            <w:tcW w:w="161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07" w:author="CastorIQ V3 rebuild" w:date="2026-09-16T17:36:25Z"/>
              </w:rPr>
            </w:pPr>
            <w:hyperlink r:id="rId22">
              <w:ins w:id="10706" w:author="CastorIQ V3 rebuild" w:date="2026-09-16T17:36:25Z">
                <w:r>
                  <w:rPr>
                    <w:color w:val="1b5fb4"/>
                    <w:sz w:val="15"/>
                    <w:szCs w:val="15"/>
                    <w:u w:val="single"/>
                    <w:rtl w:val="0"/>
                  </w:rPr>
                  <w:t xml:space="preserve">2026-08-05-writeback-nl-benchmark.md</w:t>
                </w:r>
              </w:ins>
            </w:hyperlink>
          </w:p>
        </w:tc>
        <w:tc>
          <w:tcPr>
            <w:tcW w:w="220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09" w:author="CastorIQ V3 rebuild" w:date="2026-09-16T17:36:25Z"/>
              </w:rPr>
            </w:pPr>
            <w:ins w:id="10708" w:author="CastorIQ V3 rebuild" w:date="2026-09-16T17:36:25Z">
              <w:r>
                <w:rPr>
                  <w:color w:val="1a1613"/>
                  <w:sz w:val="15"/>
                  <w:szCs w:val="15"/>
                  <w:rtl w:val="0"/>
                </w:rPr>
                <w:t xml:space="preserve">none survives</w:t>
              </w:r>
            </w:ins>
          </w:p>
        </w:tc>
      </w:tr>
      <w:tr>
        <w:trPr>
          <w:cantSplit w:val="1"/>
          <w:tblHeader w:val="0"/>
          <w:ins w:id="10710" w:author="CastorIQ V3 rebuild" w:date="2026-09-16T17:36:25Z"/>
        </w:trPr>
        <w:tc>
          <w:tcPr>
            <w:tcW w:w="1030"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12" w:author="CastorIQ V3 rebuild" w:date="2026-09-16T17:36:25Z"/>
              </w:rPr>
            </w:pPr>
            <w:ins w:id="10711" w:author="CastorIQ V3 rebuild" w:date="2026-09-16T17:36:25Z">
              <w:r>
                <w:rPr>
                  <w:color w:val="1a1613"/>
                  <w:sz w:val="15"/>
                  <w:szCs w:val="15"/>
                  <w:rtl w:val="0"/>
                </w:rPr>
                <w:t xml:space="preserve">Section 5.4, testing</w:t>
              </w:r>
            </w:ins>
          </w:p>
        </w:tc>
        <w:tc>
          <w:tcPr>
            <w:tcW w:w="190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14" w:author="CastorIQ V3 rebuild" w:date="2026-09-16T17:36:25Z"/>
              </w:rPr>
            </w:pPr>
            <w:ins w:id="10713" w:author="CastorIQ V3 rebuild" w:date="2026-09-16T17:36:25Z">
              <w:r>
                <w:rPr>
                  <w:color w:val="1a1613"/>
                  <w:sz w:val="15"/>
                  <w:szCs w:val="15"/>
                  <w:rtl w:val="0"/>
                </w:rPr>
                <w:t xml:space="preserve">manual, IfcOpenShell and Solibri as ground truth, 138 logged findings</w:t>
              </w:r>
            </w:ins>
          </w:p>
        </w:tc>
        <w:tc>
          <w:tcPr>
            <w:tcW w:w="190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16" w:author="CastorIQ V3 rebuild" w:date="2026-09-16T17:36:25Z"/>
              </w:rPr>
            </w:pPr>
            <w:ins w:id="10715" w:author="CastorIQ V3 rebuild" w:date="2026-09-16T17:36:25Z">
              <w:r>
                <w:rPr>
                  <w:color w:val="1a1613"/>
                  <w:sz w:val="15"/>
                  <w:szCs w:val="15"/>
                  <w:rtl w:val="0"/>
                </w:rPr>
                <w:t xml:space="preserve">qwen2.5-coder:14b, 6 GB, for the rewritten write path; 2026-05-18 to 2026-09-16</w:t>
              </w:r>
            </w:ins>
          </w:p>
        </w:tc>
        <w:tc>
          <w:tcPr>
            <w:tcW w:w="161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18" w:author="CastorIQ V3 rebuild" w:date="2026-09-16T17:36:25Z"/>
              </w:rPr>
            </w:pPr>
            <w:hyperlink r:id="rId23">
              <w:ins w:id="10717" w:author="CastorIQ V3 rebuild" w:date="2026-09-16T17:36:25Z">
                <w:r>
                  <w:rPr>
                    <w:color w:val="1b5fb4"/>
                    <w:sz w:val="15"/>
                    <w:szCs w:val="15"/>
                    <w:u w:val="single"/>
                    <w:rtl w:val="0"/>
                  </w:rPr>
                  <w:t xml:space="preserve">2026-09-16-expert-testing-v3.md</w:t>
                </w:r>
              </w:ins>
            </w:hyperlink>
          </w:p>
        </w:tc>
        <w:tc>
          <w:tcPr>
            <w:tcW w:w="220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22" w:author="CastorIQ V3 rebuild" w:date="2026-09-16T17:36:25Z"/>
              </w:rPr>
            </w:pPr>
            <w:hyperlink r:id="rId24">
              <w:ins w:id="10719" w:author="CastorIQ V3 rebuild" w:date="2026-09-16T17:36:25Z">
                <w:r>
                  <w:rPr>
                    <w:rFonts w:ascii="Consolas" w:hAnsi="Consolas" w:cs="Consolas" w:eastAsia="Consolas"/>
                    <w:color w:val="1b5fb4"/>
                    <w:sz w:val="13"/>
                    <w:szCs w:val="13"/>
                    <w:u w:val="single"/>
                    <w:rtl w:val="0"/>
                  </w:rPr>
                  <w:t xml:space="preserve">testing-log/erez.csv</w:t>
                </w:r>
              </w:ins>
              <w:ins w:id="10720" w:author="CastorIQ V3 rebuild" w:date="2026-09-16T17:36:25Z">
                <w:r>
                  <w:rPr>
                    <w:color w:val="1b5fb4"/>
                    <w:sz w:val="15"/>
                    <w:szCs w:val="15"/>
                    <w:u w:val="single"/>
                    <w:rtl w:val="0"/>
                  </w:rPr>
                  <w:t xml:space="preserve">, </w:t>
                </w:r>
              </w:ins>
              <w:ins w:id="10721" w:author="CastorIQ V3 rebuild" w:date="2026-09-16T17:36:25Z">
                <w:r>
                  <w:rPr>
                    <w:rFonts w:ascii="Consolas" w:hAnsi="Consolas" w:cs="Consolas" w:eastAsia="Consolas"/>
                    <w:color w:val="1b5fb4"/>
                    <w:sz w:val="13"/>
                    <w:szCs w:val="13"/>
                    <w:u w:val="single"/>
                    <w:rtl w:val="0"/>
                  </w:rPr>
                  <w:t xml:space="preserve">maria.csv</w:t>
                </w:r>
              </w:ins>
            </w:hyperlink>
          </w:p>
        </w:tc>
      </w:tr>
      <w:tr>
        <w:trPr>
          <w:cantSplit w:val="1"/>
          <w:tblHeader w:val="0"/>
          <w:ins w:id="10723" w:author="CastorIQ V3 rebuild" w:date="2026-09-16T17:36:25Z"/>
        </w:trPr>
        <w:tc>
          <w:tcPr>
            <w:tcW w:w="1030"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25" w:author="CastorIQ V3 rebuild" w:date="2026-09-16T17:36:25Z"/>
              </w:rPr>
            </w:pPr>
            <w:ins w:id="10724" w:author="CastorIQ V3 rebuild" w:date="2026-09-16T17:36:25Z">
              <w:r>
                <w:rPr>
                  <w:color w:val="1a1613"/>
                  <w:sz w:val="15"/>
                  <w:szCs w:val="15"/>
                  <w:rtl w:val="0"/>
                </w:rPr>
                <w:t xml:space="preserve">Table 5.5, tests</w:t>
              </w:r>
            </w:ins>
          </w:p>
        </w:tc>
        <w:tc>
          <w:tcPr>
            <w:tcW w:w="190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31" w:author="CastorIQ V3 rebuild" w:date="2026-09-16T17:36:25Z"/>
              </w:rPr>
            </w:pPr>
            <w:ins w:id="10726" w:author="CastorIQ V3 rebuild" w:date="2026-09-16T17:36:25Z">
              <w:r>
                <w:rPr>
                  <w:rFonts w:ascii="Consolas" w:hAnsi="Consolas" w:cs="Consolas" w:eastAsia="Consolas"/>
                  <w:color w:val="1a1613"/>
                  <w:sz w:val="13"/>
                  <w:szCs w:val="13"/>
                  <w:rtl w:val="0"/>
                </w:rPr>
                <w:t xml:space="preserve">pytest --collect-only</w:t>
              </w:r>
            </w:ins>
            <w:ins w:id="10727" w:author="CastorIQ V3 rebuild" w:date="2026-09-16T17:36:25Z">
              <w:r>
                <w:rPr>
                  <w:color w:val="1a1613"/>
                  <w:sz w:val="15"/>
                  <w:szCs w:val="15"/>
                  <w:rtl w:val="0"/>
                </w:rPr>
                <w:t xml:space="preserve"> over </w:t>
              </w:r>
            </w:ins>
            <w:ins w:id="10728" w:author="CastorIQ V3 rebuild" w:date="2026-09-16T17:36:25Z">
              <w:r>
                <w:rPr>
                  <w:rFonts w:ascii="Consolas" w:hAnsi="Consolas" w:cs="Consolas" w:eastAsia="Consolas"/>
                  <w:color w:val="1a1613"/>
                  <w:sz w:val="13"/>
                  <w:szCs w:val="13"/>
                  <w:rtl w:val="0"/>
                </w:rPr>
                <w:t xml:space="preserve">src/</w:t>
              </w:r>
            </w:ins>
            <w:ins w:id="10729" w:author="CastorIQ V3 rebuild" w:date="2026-09-16T17:36:25Z">
              <w:r>
                <w:rPr>
                  <w:color w:val="1a1613"/>
                  <w:sz w:val="15"/>
                  <w:szCs w:val="15"/>
                  <w:rtl w:val="0"/>
                </w:rPr>
                <w:t xml:space="preserve"> and </w:t>
              </w:r>
            </w:ins>
            <w:ins w:id="10730" w:author="CastorIQ V3 rebuild" w:date="2026-09-16T17:36:25Z">
              <w:r>
                <w:rPr>
                  <w:rFonts w:ascii="Consolas" w:hAnsi="Consolas" w:cs="Consolas" w:eastAsia="Consolas"/>
                  <w:color w:val="1a1613"/>
                  <w:sz w:val="13"/>
                  <w:szCs w:val="13"/>
                  <w:rtl w:val="0"/>
                </w:rPr>
                <w:t xml:space="preserve">tests/e2e</w:t>
              </w:r>
            </w:ins>
          </w:p>
        </w:tc>
        <w:tc>
          <w:tcPr>
            <w:tcW w:w="190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33" w:author="CastorIQ V3 rebuild" w:date="2026-09-16T17:36:25Z"/>
              </w:rPr>
            </w:pPr>
            <w:ins w:id="10732" w:author="CastorIQ V3 rebuild" w:date="2026-09-16T17:36:25Z">
              <w:r>
                <w:rPr>
                  <w:color w:val="1a1613"/>
                  <w:sz w:val="15"/>
                  <w:szCs w:val="15"/>
                  <w:rtl w:val="0"/>
                </w:rPr>
                <w:t xml:space="preserve">2026-09-16</w:t>
              </w:r>
            </w:ins>
          </w:p>
        </w:tc>
        <w:tc>
          <w:tcPr>
            <w:tcW w:w="161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35" w:author="CastorIQ V3 rebuild" w:date="2026-09-16T17:36:25Z"/>
              </w:rPr>
            </w:pPr>
            <w:ins w:id="10734" w:author="CastorIQ V3 rebuild" w:date="2026-09-16T17:36:25Z">
              <w:r>
                <w:rPr>
                  <w:color w:val="1a1613"/>
                  <w:sz w:val="15"/>
                  <w:szCs w:val="15"/>
                  <w:rtl w:val="0"/>
                </w:rPr>
                <w:t xml:space="preserve">this section</w:t>
              </w:r>
            </w:ins>
          </w:p>
        </w:tc>
        <w:tc>
          <w:tcPr>
            <w:tcW w:w="220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37" w:author="CastorIQ V3 rebuild" w:date="2026-09-16T17:36:25Z"/>
              </w:rPr>
            </w:pPr>
            <w:ins w:id="10736" w:author="CastorIQ V3 rebuild" w:date="2026-09-16T17:36:25Z">
              <w:r>
                <w:rPr>
                  <w:color w:val="1a1613"/>
                  <w:sz w:val="15"/>
                  <w:szCs w:val="15"/>
                  <w:rtl w:val="0"/>
                </w:rPr>
                <w:t xml:space="preserve">none</w:t>
              </w:r>
            </w:ins>
          </w:p>
        </w:tc>
      </w:tr>
    </w:tbl>
    <w:p w:rsidR="00000000" w:rsidDel="00000000" w:rsidP="00000000" w:rsidRDefault="00000000" w:rsidRPr="00000000" w14:paraId="00000075">
      <w:pPr>
        <w:spacing w:after="120" w:line="276" w:lineRule="auto"/>
        <w:rPr>
          <w:ins w:id="10741" w:author="CastorIQ V3 rebuild" w:date="2026-09-16T17:36:25Z"/>
        </w:rPr>
      </w:pPr>
      <w:ins w:id="10738" w:author="CastorIQ V3 rebuild" w:date="2026-09-16T17:36:25Z">
        <w:r>
          <w:rPr>
            <w:i w:val="1"/>
            <w:iCs w:val="1"/>
            <w:color w:val="1a1613"/>
            <w:rtl w:val="0"/>
          </w:rPr>
          <w:t xml:space="preserve">Table 5.1. Where every number in this section comes from. Records are dated and never edited; artifacts carry every case's outcome and live under </w:t>
        </w:r>
      </w:ins>
      <w:ins w:id="10739" w:author="CastorIQ V3 rebuild" w:date="2026-09-16T17:36:25Z">
        <w:r>
          <w:rPr>
            <w:rFonts w:ascii="Consolas" w:hAnsi="Consolas" w:cs="Consolas" w:eastAsia="Consolas"/>
            <w:i w:val="1"/>
            <w:iCs w:val="1"/>
            <w:color w:val="1a1613"/>
            <w:sz w:val="19"/>
            <w:szCs w:val="19"/>
            <w:rtl w:val="0"/>
          </w:rPr>
          <w:t xml:space="preserve">runs/</w:t>
        </w:r>
      </w:ins>
      <w:ins w:id="10740" w:author="CastorIQ V3 rebuild" w:date="2026-09-16T17:36:25Z">
        <w:r>
          <w:rPr>
            <w:i w:val="1"/>
            <w:iCs w:val="1"/>
            <w:color w:val="1a1613"/>
            <w:rtl w:val="0"/>
          </w:rPr>
          <w:t xml:space="preserve">.</w:t>
        </w:r>
      </w:ins>
    </w:p>
    <w:p w:rsidR="00000000" w:rsidDel="00000000" w:rsidP="00000000" w:rsidRDefault="00000000" w:rsidRPr="00000000" w14:paraId="0000001A">
      <w:pPr>
        <w:pStyle w:val="Heading3"/>
        <w:keepNext w:val="1"/>
        <w:spacing w:after="80" w:before="200" w:lineRule="auto"/>
        <w:rPr>
          <w:ins w:id="10743" w:author="CastorIQ V3 rebuild" w:date="2026-09-16T17:36:25Z"/>
        </w:rPr>
      </w:pPr>
      <w:ins w:id="10742" w:author="CastorIQ V3 rebuild" w:date="2026-09-16T17:36:25Z">
        <w:r>
          <w:rPr>
            <w:b w:val="1"/>
            <w:bCs w:val="1"/>
            <w:color w:val="1b3a6b"/>
            <w:sz w:val="22"/>
            <w:szCs w:val="22"/>
            <w:rtl w:val="0"/>
          </w:rPr>
          <w:t xml:space="preserve">5.2.1 Modify: natural-language write-back</w:t>
        </w:r>
      </w:ins>
    </w:p>
    <w:tbl>
      <w:tblPr>
        <w:tblW w:w="86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6"/>
        <w:gridCol w:w="1925"/>
        <w:gridCol w:w="1925"/>
      </w:tblGrid>
      <w:tr>
        <w:trPr>
          <w:cantSplit w:val="1"/>
          <w:tblHeader w:val="1"/>
          <w:ins w:id="10744" w:author="CastorIQ V3 rebuild" w:date="2026-09-16T17:36:25Z"/>
        </w:trPr>
        <w:tc>
          <w:tcPr>
            <w:tcW w:w="4816"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745" w:author="CastorIQ V3 rebuild" w:date="2026-09-16T17:36:25Z"/>
              </w:rPr>
            </w:pPr>
          </w:p>
        </w:tc>
        <w:tc>
          <w:tcPr>
            <w:tcW w:w="1925"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747" w:author="CastorIQ V3 rebuild" w:date="2026-09-16T17:36:25Z"/>
              </w:rPr>
            </w:pPr>
            <w:ins w:id="10746" w:author="CastorIQ V3 rebuild" w:date="2026-09-16T17:36:25Z">
              <w:r>
                <w:rPr>
                  <w:b w:val="1"/>
                  <w:bCs w:val="1"/>
                  <w:color w:val="1b3a6b"/>
                  <w:sz w:val="17"/>
                  <w:szCs w:val="17"/>
                  <w:rtl w:val="0"/>
                </w:rPr>
                <w:t xml:space="preserve">Local floor, qwen2.5-coder:7b (8 GB)</w:t>
              </w:r>
            </w:ins>
          </w:p>
        </w:tc>
        <w:tc>
          <w:tcPr>
            <w:tcW w:w="1925"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749" w:author="CastorIQ V3 rebuild" w:date="2026-09-16T17:36:25Z"/>
              </w:rPr>
            </w:pPr>
            <w:ins w:id="10748" w:author="CastorIQ V3 rebuild" w:date="2026-09-16T17:36:25Z">
              <w:r>
                <w:rPr>
                  <w:b w:val="1"/>
                  <w:bCs w:val="1"/>
                  <w:color w:val="1b3a6b"/>
                  <w:sz w:val="17"/>
                  <w:szCs w:val="17"/>
                  <w:rtl w:val="0"/>
                </w:rPr>
                <w:t xml:space="preserve">Frontier ceiling, claude-sonnet-4-6 (cloud)</w:t>
              </w:r>
            </w:ins>
          </w:p>
        </w:tc>
      </w:tr>
      <w:tr>
        <w:trPr>
          <w:cantSplit w:val="1"/>
          <w:tblHeader w:val="0"/>
          <w:ins w:id="10750" w:author="CastorIQ V3 rebuild" w:date="2026-09-16T17:36:25Z"/>
        </w:trPr>
        <w:tc>
          <w:tcPr>
            <w:tcW w:w="481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52" w:author="CastorIQ V3 rebuild" w:date="2026-09-16T17:36:25Z"/>
              </w:rPr>
            </w:pPr>
            <w:ins w:id="10751" w:author="CastorIQ V3 rebuild" w:date="2026-09-16T17:36:25Z">
              <w:r>
                <w:rPr>
                  <w:color w:val="1a1613"/>
                  <w:sz w:val="17"/>
                  <w:szCs w:val="17"/>
                  <w:rtl w:val="0"/>
                </w:rPr>
                <w:t xml:space="preserve">passed (scored)</w:t>
              </w:r>
            </w:ins>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54" w:author="CastorIQ V3 rebuild" w:date="2026-09-16T17:36:25Z"/>
              </w:rPr>
            </w:pPr>
            <w:ins w:id="10753" w:author="CastorIQ V3 rebuild" w:date="2026-09-16T17:36:25Z">
              <w:r>
                <w:rPr>
                  <w:color w:val="1a1613"/>
                  <w:sz w:val="17"/>
                  <w:szCs w:val="17"/>
                  <w:rtl w:val="0"/>
                </w:rPr>
                <w:t xml:space="preserve">41 / 95</w:t>
              </w:r>
            </w:ins>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56" w:author="CastorIQ V3 rebuild" w:date="2026-09-16T17:36:25Z"/>
              </w:rPr>
            </w:pPr>
            <w:ins w:id="10755" w:author="CastorIQ V3 rebuild" w:date="2026-09-16T17:36:25Z">
              <w:r>
                <w:rPr>
                  <w:color w:val="1a1613"/>
                  <w:sz w:val="17"/>
                  <w:szCs w:val="17"/>
                  <w:rtl w:val="0"/>
                </w:rPr>
                <w:t xml:space="preserve">65 / 95</w:t>
              </w:r>
            </w:ins>
          </w:p>
        </w:tc>
      </w:tr>
      <w:tr>
        <w:trPr>
          <w:cantSplit w:val="1"/>
          <w:tblHeader w:val="0"/>
          <w:ins w:id="10757" w:author="CastorIQ V3 rebuild" w:date="2026-09-16T17:36:25Z"/>
        </w:trPr>
        <w:tc>
          <w:tcPr>
            <w:tcW w:w="481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59" w:author="CastorIQ V3 rebuild" w:date="2026-09-16T17:36:25Z"/>
              </w:rPr>
            </w:pPr>
            <w:ins w:id="10758" w:author="CastorIQ V3 rebuild" w:date="2026-09-16T17:36:25Z">
              <w:r>
                <w:rPr>
                  <w:color w:val="1a1613"/>
                  <w:sz w:val="17"/>
                  <w:szCs w:val="17"/>
                  <w:rtl w:val="0"/>
                </w:rPr>
                <w:t xml:space="preserve">targets match (select() returned exactly the named entities)</w:t>
              </w:r>
            </w:ins>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61" w:author="CastorIQ V3 rebuild" w:date="2026-09-16T17:36:25Z"/>
              </w:rPr>
            </w:pPr>
            <w:ins w:id="10760" w:author="CastorIQ V3 rebuild" w:date="2026-09-16T17:36:25Z">
              <w:r>
                <w:rPr>
                  <w:color w:val="1a1613"/>
                  <w:sz w:val="17"/>
                  <w:szCs w:val="17"/>
                  <w:rtl w:val="0"/>
                </w:rPr>
                <w:t xml:space="preserve">19 / 64</w:t>
              </w:r>
            </w:ins>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63" w:author="CastorIQ V3 rebuild" w:date="2026-09-16T17:36:25Z"/>
              </w:rPr>
            </w:pPr>
            <w:ins w:id="10762" w:author="CastorIQ V3 rebuild" w:date="2026-09-16T17:36:25Z">
              <w:r>
                <w:rPr>
                  <w:color w:val="1a1613"/>
                  <w:sz w:val="17"/>
                  <w:szCs w:val="17"/>
                  <w:rtl w:val="0"/>
                </w:rPr>
                <w:t xml:space="preserve">38 / 64</w:t>
              </w:r>
            </w:ins>
          </w:p>
        </w:tc>
      </w:tr>
      <w:tr>
        <w:trPr>
          <w:cantSplit w:val="1"/>
          <w:tblHeader w:val="0"/>
          <w:ins w:id="10764" w:author="CastorIQ V3 rebuild" w:date="2026-09-16T17:36:25Z"/>
        </w:trPr>
        <w:tc>
          <w:tcPr>
            <w:tcW w:w="481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66" w:author="CastorIQ V3 rebuild" w:date="2026-09-16T17:36:25Z"/>
              </w:rPr>
            </w:pPr>
            <w:ins w:id="10765" w:author="CastorIQ V3 rebuild" w:date="2026-09-16T17:36:25Z">
              <w:r>
                <w:rPr>
                  <w:color w:val="1a1613"/>
                  <w:sz w:val="17"/>
                  <w:szCs w:val="17"/>
                  <w:rtl w:val="0"/>
                </w:rPr>
                <w:t xml:space="preserve">diff match (the measured diff holds the expected rows and counts)</w:t>
              </w:r>
            </w:ins>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68" w:author="CastorIQ V3 rebuild" w:date="2026-09-16T17:36:25Z"/>
              </w:rPr>
            </w:pPr>
            <w:ins w:id="10767" w:author="CastorIQ V3 rebuild" w:date="2026-09-16T17:36:25Z">
              <w:r>
                <w:rPr>
                  <w:color w:val="1a1613"/>
                  <w:sz w:val="17"/>
                  <w:szCs w:val="17"/>
                  <w:rtl w:val="0"/>
                </w:rPr>
                <w:t xml:space="preserve">18 / 66</w:t>
              </w:r>
            </w:ins>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70" w:author="CastorIQ V3 rebuild" w:date="2026-09-16T17:36:25Z"/>
              </w:rPr>
            </w:pPr>
            <w:ins w:id="10769" w:author="CastorIQ V3 rebuild" w:date="2026-09-16T17:36:25Z">
              <w:r>
                <w:rPr>
                  <w:color w:val="1a1613"/>
                  <w:sz w:val="17"/>
                  <w:szCs w:val="17"/>
                  <w:rtl w:val="0"/>
                </w:rPr>
                <w:t xml:space="preserve">39 / 66</w:t>
              </w:r>
            </w:ins>
          </w:p>
        </w:tc>
      </w:tr>
      <w:tr>
        <w:trPr>
          <w:cantSplit w:val="1"/>
          <w:tblHeader w:val="0"/>
          <w:ins w:id="10771" w:author="CastorIQ V3 rebuild" w:date="2026-09-16T17:36:25Z"/>
        </w:trPr>
        <w:tc>
          <w:tcPr>
            <w:tcW w:w="481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73" w:author="CastorIQ V3 rebuild" w:date="2026-09-16T17:36:25Z"/>
              </w:rPr>
            </w:pPr>
            <w:ins w:id="10772" w:author="CastorIQ V3 rebuild" w:date="2026-09-16T17:36:25Z">
              <w:r>
                <w:rPr>
                  <w:color w:val="1a1613"/>
                  <w:sz w:val="17"/>
                  <w:szCs w:val="17"/>
                  <w:rtl w:val="0"/>
                </w:rPr>
                <w:t xml:space="preserve">integrity (nothing outside the selection changed, no geometry moved; independent re-read of the written copy)</w:t>
              </w:r>
            </w:ins>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75" w:author="CastorIQ V3 rebuild" w:date="2026-09-16T17:36:25Z"/>
              </w:rPr>
            </w:pPr>
            <w:ins w:id="10774" w:author="CastorIQ V3 rebuild" w:date="2026-09-16T17:36:25Z">
              <w:r>
                <w:rPr>
                  <w:color w:val="1a1613"/>
                  <w:sz w:val="17"/>
                  <w:szCs w:val="17"/>
                  <w:rtl w:val="0"/>
                </w:rPr>
                <w:t xml:space="preserve">46 / 46</w:t>
              </w:r>
            </w:ins>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77" w:author="CastorIQ V3 rebuild" w:date="2026-09-16T17:36:25Z"/>
              </w:rPr>
            </w:pPr>
            <w:ins w:id="10776" w:author="CastorIQ V3 rebuild" w:date="2026-09-16T17:36:25Z">
              <w:r>
                <w:rPr>
                  <w:color w:val="1a1613"/>
                  <w:sz w:val="17"/>
                  <w:szCs w:val="17"/>
                  <w:rtl w:val="0"/>
                </w:rPr>
                <w:t xml:space="preserve">not measured on this row</w:t>
              </w:r>
            </w:ins>
          </w:p>
        </w:tc>
      </w:tr>
      <w:tr>
        <w:trPr>
          <w:cantSplit w:val="1"/>
          <w:tblHeader w:val="0"/>
          <w:ins w:id="10778" w:author="CastorIQ V3 rebuild" w:date="2026-09-16T17:36:25Z"/>
        </w:trPr>
        <w:tc>
          <w:tcPr>
            <w:tcW w:w="481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80" w:author="CastorIQ V3 rebuild" w:date="2026-09-16T17:36:25Z"/>
              </w:rPr>
            </w:pPr>
            <w:ins w:id="10779" w:author="CastorIQ V3 rebuild" w:date="2026-09-16T17:36:25Z">
              <w:r>
                <w:rPr>
                  <w:color w:val="1a1613"/>
                  <w:sz w:val="17"/>
                  <w:szCs w:val="17"/>
                  <w:rtl w:val="0"/>
                </w:rPr>
                <w:t xml:space="preserve">reject / no-change handled correctly</w:t>
              </w:r>
            </w:ins>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82" w:author="CastorIQ V3 rebuild" w:date="2026-09-16T17:36:25Z"/>
              </w:rPr>
            </w:pPr>
            <w:ins w:id="10781" w:author="CastorIQ V3 rebuild" w:date="2026-09-16T17:36:25Z">
              <w:r>
                <w:rPr>
                  <w:color w:val="1a1613"/>
                  <w:sz w:val="17"/>
                  <w:szCs w:val="17"/>
                  <w:rtl w:val="0"/>
                </w:rPr>
                <w:t xml:space="preserve">23 / 29</w:t>
              </w:r>
            </w:ins>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84" w:author="CastorIQ V3 rebuild" w:date="2026-09-16T17:36:25Z"/>
              </w:rPr>
            </w:pPr>
            <w:ins w:id="10783" w:author="CastorIQ V3 rebuild" w:date="2026-09-16T17:36:25Z">
              <w:r>
                <w:rPr>
                  <w:color w:val="1a1613"/>
                  <w:sz w:val="17"/>
                  <w:szCs w:val="17"/>
                  <w:rtl w:val="0"/>
                </w:rPr>
                <w:t xml:space="preserve">26 / 29</w:t>
              </w:r>
            </w:ins>
          </w:p>
        </w:tc>
      </w:tr>
      <w:tr>
        <w:trPr>
          <w:cantSplit w:val="1"/>
          <w:tblHeader w:val="0"/>
          <w:ins w:id="10785" w:author="CastorIQ V3 rebuild" w:date="2026-09-16T17:36:25Z"/>
        </w:trPr>
        <w:tc>
          <w:tcPr>
            <w:tcW w:w="481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87" w:author="CastorIQ V3 rebuild" w:date="2026-09-16T17:36:25Z"/>
              </w:rPr>
            </w:pPr>
            <w:ins w:id="10786" w:author="CastorIQ V3 rebuild" w:date="2026-09-16T17:36:25Z">
              <w:r>
                <w:rPr>
                  <w:color w:val="1a1613"/>
                  <w:sz w:val="17"/>
                  <w:szCs w:val="17"/>
                  <w:rtl w:val="0"/>
                </w:rPr>
                <w:t xml:space="preserve">repairs used (at most 2 per request)</w:t>
              </w:r>
            </w:ins>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89" w:author="CastorIQ V3 rebuild" w:date="2026-09-16T17:36:25Z"/>
              </w:rPr>
            </w:pPr>
            <w:ins w:id="10788" w:author="CastorIQ V3 rebuild" w:date="2026-09-16T17:36:25Z">
              <w:r>
                <w:rPr>
                  <w:color w:val="1a1613"/>
                  <w:sz w:val="17"/>
                  <w:szCs w:val="17"/>
                  <w:rtl w:val="0"/>
                </w:rPr>
                <w:t xml:space="preserve">59</w:t>
              </w:r>
            </w:ins>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91" w:author="CastorIQ V3 rebuild" w:date="2026-09-16T17:36:25Z"/>
              </w:rPr>
            </w:pPr>
            <w:ins w:id="10790" w:author="CastorIQ V3 rebuild" w:date="2026-09-16T17:36:25Z">
              <w:r>
                <w:rPr>
                  <w:color w:val="1a1613"/>
                  <w:sz w:val="17"/>
                  <w:szCs w:val="17"/>
                  <w:rtl w:val="0"/>
                </w:rPr>
                <w:t xml:space="preserve">58</w:t>
              </w:r>
            </w:ins>
          </w:p>
        </w:tc>
      </w:tr>
      <w:tr>
        <w:trPr>
          <w:cantSplit w:val="1"/>
          <w:tblHeader w:val="0"/>
          <w:ins w:id="10792" w:author="CastorIQ V3 rebuild" w:date="2026-09-16T17:36:25Z"/>
        </w:trPr>
        <w:tc>
          <w:tcPr>
            <w:tcW w:w="481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94" w:author="CastorIQ V3 rebuild" w:date="2026-09-16T17:36:25Z"/>
              </w:rPr>
            </w:pPr>
            <w:ins w:id="10793" w:author="CastorIQ V3 rebuild" w:date="2026-09-16T17:36:25Z">
              <w:r>
                <w:rPr>
                  <w:color w:val="1a1613"/>
                  <w:sz w:val="17"/>
                  <w:szCs w:val="17"/>
                  <w:rtl w:val="0"/>
                </w:rPr>
                <w:t xml:space="preserve">latency median / p90 per request</w:t>
              </w:r>
            </w:ins>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96" w:author="CastorIQ V3 rebuild" w:date="2026-09-16T17:36:25Z"/>
              </w:rPr>
            </w:pPr>
            <w:ins w:id="10795" w:author="CastorIQ V3 rebuild" w:date="2026-09-16T17:36:25Z">
              <w:r>
                <w:rPr>
                  <w:color w:val="1a1613"/>
                  <w:sz w:val="17"/>
                  <w:szCs w:val="17"/>
                  <w:rtl w:val="0"/>
                </w:rPr>
                <w:t xml:space="preserve">6.4 s / 14.0 s</w:t>
              </w:r>
            </w:ins>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98" w:author="CastorIQ V3 rebuild" w:date="2026-09-16T17:36:25Z"/>
              </w:rPr>
            </w:pPr>
            <w:ins w:id="10797" w:author="CastorIQ V3 rebuild" w:date="2026-09-16T17:36:25Z">
              <w:r>
                <w:rPr>
                  <w:color w:val="1a1613"/>
                  <w:sz w:val="17"/>
                  <w:szCs w:val="17"/>
                  <w:rtl w:val="0"/>
                </w:rPr>
                <w:t xml:space="preserve">8.1 s / 21.5 s</w:t>
              </w:r>
            </w:ins>
          </w:p>
        </w:tc>
      </w:tr>
      <w:tr>
        <w:trPr>
          <w:cantSplit w:val="1"/>
          <w:tblHeader w:val="0"/>
          <w:ins w:id="10799" w:author="CastorIQ V3 rebuild" w:date="2026-09-16T17:36:25Z"/>
        </w:trPr>
        <w:tc>
          <w:tcPr>
            <w:tcW w:w="481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01" w:author="CastorIQ V3 rebuild" w:date="2026-09-16T17:36:25Z"/>
              </w:rPr>
            </w:pPr>
            <w:ins w:id="10800" w:author="CastorIQ V3 rebuild" w:date="2026-09-16T17:36:25Z">
              <w:r>
                <w:rPr>
                  <w:color w:val="1a1613"/>
                  <w:sz w:val="17"/>
                  <w:szCs w:val="17"/>
                  <w:rtl w:val="0"/>
                </w:rPr>
                <w:t xml:space="preserve">tokens in / out (cost)</w:t>
              </w:r>
            </w:ins>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03" w:author="CastorIQ V3 rebuild" w:date="2026-09-16T17:36:25Z"/>
              </w:rPr>
            </w:pPr>
            <w:ins w:id="10802" w:author="CastorIQ V3 rebuild" w:date="2026-09-16T17:36:25Z">
              <w:r>
                <w:rPr>
                  <w:color w:val="1a1613"/>
                  <w:sz w:val="17"/>
                  <w:szCs w:val="17"/>
                  <w:rtl w:val="0"/>
                </w:rPr>
                <w:t xml:space="preserve">509,066 / 26,081 (local)</w:t>
              </w:r>
            </w:ins>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05" w:author="CastorIQ V3 rebuild" w:date="2026-09-16T17:36:25Z"/>
              </w:rPr>
            </w:pPr>
            <w:ins w:id="10804" w:author="CastorIQ V3 rebuild" w:date="2026-09-16T17:36:25Z">
              <w:r>
                <w:rPr>
                  <w:color w:val="1a1613"/>
                  <w:sz w:val="17"/>
                  <w:szCs w:val="17"/>
                  <w:rtl w:val="0"/>
                </w:rPr>
                <w:t xml:space="preserve">896,951 / 72,510 ($3.78)</w:t>
              </w:r>
            </w:ins>
          </w:p>
        </w:tc>
      </w:tr>
    </w:tbl>
    <w:p w:rsidR="00000000" w:rsidDel="00000000" w:rsidP="00000000" w:rsidRDefault="00000000" w:rsidRPr="00000000" w14:paraId="00000075">
      <w:pPr>
        <w:spacing w:after="120" w:line="276" w:lineRule="auto"/>
        <w:rPr>
          <w:ins w:id="10807" w:author="CastorIQ V3 rebuild" w:date="2026-09-16T17:36:25Z"/>
        </w:rPr>
      </w:pPr>
      <w:ins w:id="10806" w:author="CastorIQ V3 rebuild" w:date="2026-09-16T17:36:25Z">
        <w:r>
          <w:rPr>
            <w:i w:val="1"/>
            <w:iCs w:val="1"/>
            <w:color w:val="1a1613"/>
            <w:rtl w:val="0"/>
          </w:rPr>
          <w:t xml:space="preserve">Table 5.2. Write-back bake-off. A refused change case scores false on targets and diff. The ceiling row was re-scored from its artifact after a same-day harness correction; the record keeps both figures.</w:t>
        </w:r>
      </w:ins>
    </w:p>
    <w:p w:rsidR="00000000" w:rsidDel="00000000" w:rsidP="00000000" w:rsidRDefault="00000000" w:rsidRPr="00000000" w14:paraId="00000018">
      <w:pPr>
        <w:spacing w:after="120" w:line="276" w:lineRule="auto"/>
        <w:jc w:val="both"/>
        <w:rPr>
          <w:ins w:id="10809" w:author="CastorIQ V3 rebuild" w:date="2026-09-16T17:36:25Z"/>
        </w:rPr>
      </w:pPr>
      <w:ins w:id="10808" w:author="CastorIQ V3 rebuild" w:date="2026-09-16T17:36:25Z">
        <w:r>
          <w:rPr>
            <w:color w:val="1a1613"/>
            <w:rtl w:val="0"/>
          </w:rPr>
          <w:t xml:space="preserve">How the rows fail matters more than the pass rate. Of the 56 failures in the 7B run measured earlier the same day, before a prompt change that moved five edge cases, 19 were proposals on the wrong entities (a subtype confused with its parent, a name fragment missed), 15 rejections after three code errors (a hallucinated helper, a wrong API keyword) and 10 rejections after three empty selections. None was a change outside the selection: every wrong attempt ended in a repair or a rejection, which is the property the design guarantees. Two-thirds of the ceiling row's 30 failures are corpus conventions, such as a Revit export suffix read as a STEP id. The blind explanation stated property, value and count, and nothing the diff did not show, on 10 of 10 randomly sampled passing cases. The tiered pipeline was measured once (Table 5.1): 64 / 91 on whether the router chose the corpus's tier and 53 / 53 on journal fidelity. Those figures score the choice of tier, Table 5.2 scores what the executed code did to the file; they are not comparable. The 14B and 30B rows await 12 GB and 24 GB machines.</w:t>
        </w:r>
      </w:ins>
    </w:p>
    <w:p w:rsidR="00000000" w:rsidDel="00000000" w:rsidP="00000000" w:rsidRDefault="00000000" w:rsidRPr="00000000" w14:paraId="0000001A">
      <w:pPr>
        <w:pStyle w:val="Heading3"/>
        <w:keepNext w:val="1"/>
        <w:spacing w:after="80" w:before="200" w:lineRule="auto"/>
        <w:rPr>
          <w:ins w:id="10811" w:author="CastorIQ V3 rebuild" w:date="2026-09-16T17:36:25Z"/>
        </w:rPr>
      </w:pPr>
      <w:ins w:id="10810" w:author="CastorIQ V3 rebuild" w:date="2026-09-16T17:36:25Z">
        <w:r>
          <w:rPr>
            <w:b w:val="1"/>
            <w:bCs w:val="1"/>
            <w:color w:val="1b3a6b"/>
            <w:sz w:val="22"/>
            <w:szCs w:val="22"/>
            <w:rtl w:val="0"/>
          </w:rPr>
          <w:t xml:space="preserve">5.2.2 Retrieval-augmented verification: the conflict scanner</w:t>
        </w:r>
      </w:ins>
    </w:p>
    <w:p w:rsidR="00000000" w:rsidDel="00000000" w:rsidP="00000000" w:rsidRDefault="00000000" w:rsidRPr="00000000" w14:paraId="00000018">
      <w:pPr>
        <w:spacing w:after="120" w:line="276" w:lineRule="auto"/>
        <w:jc w:val="both"/>
        <w:rPr>
          <w:ins w:id="10813" w:author="CastorIQ V3 rebuild" w:date="2026-09-16T17:36:25Z"/>
        </w:rPr>
      </w:pPr>
      <w:ins w:id="10812" w:author="CastorIQ V3 rebuild" w:date="2026-09-16T17:36:25Z">
        <w:r>
          <w:rPr>
            <w:color w:val="1a1613"/>
            <w:rtl w:val="0"/>
          </w:rPr>
          <w:t xml:space="preserve">The conflict scanner applies the RAV layer to the whole model. Its first measured run (2026-08-30) quantified the weakness pilot testing had reported: precision 0.29, recall 0.20, recall on clear conflicts 1 of 11. Its diagnosis was that retrieval, not the model's comparison, was the bottleneck: with entities chosen per requirement chunk by embedding distance, identical external walls crowded each other out and no thermal chunk reached any wall or window, so whole conflict cases never reached the model. Ablating the four prompt-level mitigations moved results only within the variation between runs. The fix was therefore in retrieval: two exact lookup passes before the embedding pass, verification of a finding's claimed current value against the index, and attribution of a finding to the chunk that quotes the requirement.</w:t>
        </w:r>
      </w:ins>
    </w:p>
    <w:tbl>
      <w:tblPr>
        <w:tblW w:w="86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9"/>
        <w:gridCol w:w="1972"/>
        <w:gridCol w:w="1972"/>
        <w:gridCol w:w="1553"/>
      </w:tblGrid>
      <w:tr>
        <w:trPr>
          <w:cantSplit w:val="1"/>
          <w:tblHeader w:val="1"/>
          <w:ins w:id="10814" w:author="CastorIQ V3 rebuild" w:date="2026-09-16T17:36:25Z"/>
        </w:trPr>
        <w:tc>
          <w:tcPr>
            <w:tcW w:w="3169"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815" w:author="CastorIQ V3 rebuild" w:date="2026-09-16T17:36:25Z"/>
              </w:rPr>
            </w:pPr>
          </w:p>
        </w:tc>
        <w:tc>
          <w:tcPr>
            <w:tcW w:w="1972"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817" w:author="CastorIQ V3 rebuild" w:date="2026-09-16T17:36:25Z"/>
              </w:rPr>
            </w:pPr>
            <w:ins w:id="10816" w:author="CastorIQ V3 rebuild" w:date="2026-09-16T17:36:25Z">
              <w:r>
                <w:rPr>
                  <w:b w:val="1"/>
                  <w:bCs w:val="1"/>
                  <w:color w:val="1b3a6b"/>
                  <w:sz w:val="17"/>
                  <w:szCs w:val="17"/>
                  <w:rtl w:val="0"/>
                </w:rPr>
                <w:t xml:space="preserve">before (mean [min–max], n=3)</w:t>
              </w:r>
            </w:ins>
          </w:p>
        </w:tc>
        <w:tc>
          <w:tcPr>
            <w:tcW w:w="1972"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819" w:author="CastorIQ V3 rebuild" w:date="2026-09-16T17:36:25Z"/>
              </w:rPr>
            </w:pPr>
            <w:ins w:id="10818" w:author="CastorIQ V3 rebuild" w:date="2026-09-16T17:36:25Z">
              <w:r>
                <w:rPr>
                  <w:b w:val="1"/>
                  <w:bCs w:val="1"/>
                  <w:color w:val="1b3a6b"/>
                  <w:sz w:val="17"/>
                  <w:szCs w:val="17"/>
                  <w:rtl w:val="0"/>
                </w:rPr>
                <w:t xml:space="preserve">after (mean [min–max], n=3)</w:t>
              </w:r>
            </w:ins>
          </w:p>
        </w:tc>
        <w:tc>
          <w:tcPr>
            <w:tcW w:w="1553"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821" w:author="CastorIQ V3 rebuild" w:date="2026-09-16T17:36:25Z"/>
              </w:rPr>
            </w:pPr>
            <w:ins w:id="10820" w:author="CastorIQ V3 rebuild" w:date="2026-09-16T17:36:25Z">
              <w:r>
                <w:rPr>
                  <w:b w:val="1"/>
                  <w:bCs w:val="1"/>
                  <w:color w:val="1b3a6b"/>
                  <w:sz w:val="17"/>
                  <w:szCs w:val="17"/>
                  <w:rtl w:val="0"/>
                </w:rPr>
                <w:t xml:space="preserve">delta vs. baseline spread</w:t>
              </w:r>
            </w:ins>
          </w:p>
        </w:tc>
      </w:tr>
      <w:tr>
        <w:trPr>
          <w:cantSplit w:val="1"/>
          <w:tblHeader w:val="0"/>
          <w:ins w:id="10822" w:author="CastorIQ V3 rebuild" w:date="2026-09-16T17:36:25Z"/>
        </w:trPr>
        <w:tc>
          <w:tcPr>
            <w:tcW w:w="316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24" w:author="CastorIQ V3 rebuild" w:date="2026-09-16T17:36:25Z"/>
              </w:rPr>
            </w:pPr>
            <w:ins w:id="10823" w:author="CastorIQ V3 rebuild" w:date="2026-09-16T17:36:25Z">
              <w:r>
                <w:rPr>
                  <w:color w:val="1a1613"/>
                  <w:sz w:val="17"/>
                  <w:szCs w:val="17"/>
                  <w:rtl w:val="0"/>
                </w:rPr>
                <w:t xml:space="preserve">llama3.1:8b precision</w:t>
              </w:r>
            </w:ins>
          </w:p>
        </w:tc>
        <w:tc>
          <w:tcPr>
            <w:tcW w:w="197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26" w:author="CastorIQ V3 rebuild" w:date="2026-09-16T17:36:25Z"/>
              </w:rPr>
            </w:pPr>
            <w:ins w:id="10825" w:author="CastorIQ V3 rebuild" w:date="2026-09-16T17:36:25Z">
              <w:r>
                <w:rPr>
                  <w:color w:val="1a1613"/>
                  <w:sz w:val="17"/>
                  <w:szCs w:val="17"/>
                  <w:rtl w:val="0"/>
                </w:rPr>
                <w:t xml:space="preserve">0.29 [0.26–0.31]</w:t>
              </w:r>
            </w:ins>
          </w:p>
        </w:tc>
        <w:tc>
          <w:tcPr>
            <w:tcW w:w="197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28" w:author="CastorIQ V3 rebuild" w:date="2026-09-16T17:36:25Z"/>
              </w:rPr>
            </w:pPr>
            <w:ins w:id="10827" w:author="CastorIQ V3 rebuild" w:date="2026-09-16T17:36:25Z">
              <w:r>
                <w:rPr>
                  <w:color w:val="1a1613"/>
                  <w:sz w:val="17"/>
                  <w:szCs w:val="17"/>
                  <w:rtl w:val="0"/>
                </w:rPr>
                <w:t xml:space="preserve">0.71 [0.68–0.73]</w:t>
              </w:r>
            </w:ins>
          </w:p>
        </w:tc>
        <w:tc>
          <w:tcPr>
            <w:tcW w:w="155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30" w:author="CastorIQ V3 rebuild" w:date="2026-09-16T17:36:25Z"/>
              </w:rPr>
            </w:pPr>
            <w:ins w:id="10829" w:author="CastorIQ V3 rebuild" w:date="2026-09-16T17:36:25Z">
              <w:r>
                <w:rPr>
                  <w:color w:val="1a1613"/>
                  <w:sz w:val="17"/>
                  <w:szCs w:val="17"/>
                  <w:rtl w:val="0"/>
                </w:rPr>
                <w:t xml:space="preserve">+0.42, spread 0.05</w:t>
              </w:r>
            </w:ins>
          </w:p>
        </w:tc>
      </w:tr>
      <w:tr>
        <w:trPr>
          <w:cantSplit w:val="1"/>
          <w:tblHeader w:val="0"/>
          <w:ins w:id="10831" w:author="CastorIQ V3 rebuild" w:date="2026-09-16T17:36:25Z"/>
        </w:trPr>
        <w:tc>
          <w:tcPr>
            <w:tcW w:w="316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33" w:author="CastorIQ V3 rebuild" w:date="2026-09-16T17:36:25Z"/>
              </w:rPr>
            </w:pPr>
            <w:ins w:id="10832" w:author="CastorIQ V3 rebuild" w:date="2026-09-16T17:36:25Z">
              <w:r>
                <w:rPr>
                  <w:color w:val="1a1613"/>
                  <w:sz w:val="17"/>
                  <w:szCs w:val="17"/>
                  <w:rtl w:val="0"/>
                </w:rPr>
                <w:t xml:space="preserve">llama3.1:8b recall</w:t>
              </w:r>
            </w:ins>
          </w:p>
        </w:tc>
        <w:tc>
          <w:tcPr>
            <w:tcW w:w="197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35" w:author="CastorIQ V3 rebuild" w:date="2026-09-16T17:36:25Z"/>
              </w:rPr>
            </w:pPr>
            <w:ins w:id="10834" w:author="CastorIQ V3 rebuild" w:date="2026-09-16T17:36:25Z">
              <w:r>
                <w:rPr>
                  <w:color w:val="1a1613"/>
                  <w:sz w:val="17"/>
                  <w:szCs w:val="17"/>
                  <w:rtl w:val="0"/>
                </w:rPr>
                <w:t xml:space="preserve">0.20 [0.20–0.20]</w:t>
              </w:r>
            </w:ins>
          </w:p>
        </w:tc>
        <w:tc>
          <w:tcPr>
            <w:tcW w:w="197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37" w:author="CastorIQ V3 rebuild" w:date="2026-09-16T17:36:25Z"/>
              </w:rPr>
            </w:pPr>
            <w:ins w:id="10836" w:author="CastorIQ V3 rebuild" w:date="2026-09-16T17:36:25Z">
              <w:r>
                <w:rPr>
                  <w:color w:val="1a1613"/>
                  <w:sz w:val="17"/>
                  <w:szCs w:val="17"/>
                  <w:rtl w:val="0"/>
                </w:rPr>
                <w:t xml:space="preserve">0.77 [0.76–0.80]</w:t>
              </w:r>
            </w:ins>
          </w:p>
        </w:tc>
        <w:tc>
          <w:tcPr>
            <w:tcW w:w="155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39" w:author="CastorIQ V3 rebuild" w:date="2026-09-16T17:36:25Z"/>
              </w:rPr>
            </w:pPr>
            <w:ins w:id="10838" w:author="CastorIQ V3 rebuild" w:date="2026-09-16T17:36:25Z">
              <w:r>
                <w:rPr>
                  <w:color w:val="1a1613"/>
                  <w:sz w:val="17"/>
                  <w:szCs w:val="17"/>
                  <w:rtl w:val="0"/>
                </w:rPr>
                <w:t xml:space="preserve">+0.57, spread 0.00</w:t>
              </w:r>
            </w:ins>
          </w:p>
        </w:tc>
      </w:tr>
      <w:tr>
        <w:trPr>
          <w:cantSplit w:val="1"/>
          <w:tblHeader w:val="0"/>
          <w:ins w:id="10840" w:author="CastorIQ V3 rebuild" w:date="2026-09-16T17:36:25Z"/>
        </w:trPr>
        <w:tc>
          <w:tcPr>
            <w:tcW w:w="316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42" w:author="CastorIQ V3 rebuild" w:date="2026-09-16T17:36:25Z"/>
              </w:rPr>
            </w:pPr>
            <w:ins w:id="10841" w:author="CastorIQ V3 rebuild" w:date="2026-09-16T17:36:25Z">
              <w:r>
                <w:rPr>
                  <w:color w:val="1a1613"/>
                  <w:sz w:val="17"/>
                  <w:szCs w:val="17"/>
                  <w:rtl w:val="0"/>
                </w:rPr>
                <w:t xml:space="preserve">llama3.1:8b F1</w:t>
              </w:r>
            </w:ins>
          </w:p>
        </w:tc>
        <w:tc>
          <w:tcPr>
            <w:tcW w:w="197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44" w:author="CastorIQ V3 rebuild" w:date="2026-09-16T17:36:25Z"/>
              </w:rPr>
            </w:pPr>
            <w:ins w:id="10843" w:author="CastorIQ V3 rebuild" w:date="2026-09-16T17:36:25Z">
              <w:r>
                <w:rPr>
                  <w:color w:val="1a1613"/>
                  <w:sz w:val="17"/>
                  <w:szCs w:val="17"/>
                  <w:rtl w:val="0"/>
                </w:rPr>
                <w:t xml:space="preserve">0.24 [0.23–0.24]</w:t>
              </w:r>
            </w:ins>
          </w:p>
        </w:tc>
        <w:tc>
          <w:tcPr>
            <w:tcW w:w="197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46" w:author="CastorIQ V3 rebuild" w:date="2026-09-16T17:36:25Z"/>
              </w:rPr>
            </w:pPr>
            <w:ins w:id="10845" w:author="CastorIQ V3 rebuild" w:date="2026-09-16T17:36:25Z">
              <w:r>
                <w:rPr>
                  <w:color w:val="1a1613"/>
                  <w:sz w:val="17"/>
                  <w:szCs w:val="17"/>
                  <w:rtl w:val="0"/>
                </w:rPr>
                <w:t xml:space="preserve">0.74 [0.72–0.75]</w:t>
              </w:r>
            </w:ins>
          </w:p>
        </w:tc>
        <w:tc>
          <w:tcPr>
            <w:tcW w:w="155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48" w:author="CastorIQ V3 rebuild" w:date="2026-09-16T17:36:25Z"/>
              </w:rPr>
            </w:pPr>
            <w:ins w:id="10847" w:author="CastorIQ V3 rebuild" w:date="2026-09-16T17:36:25Z">
              <w:r>
                <w:rPr>
                  <w:color w:val="1a1613"/>
                  <w:sz w:val="17"/>
                  <w:szCs w:val="17"/>
                  <w:rtl w:val="0"/>
                </w:rPr>
                <w:t xml:space="preserve">+0.50, spread 0.02</w:t>
              </w:r>
            </w:ins>
          </w:p>
        </w:tc>
      </w:tr>
      <w:tr>
        <w:trPr>
          <w:cantSplit w:val="1"/>
          <w:tblHeader w:val="0"/>
          <w:ins w:id="10849" w:author="CastorIQ V3 rebuild" w:date="2026-09-16T17:36:25Z"/>
        </w:trPr>
        <w:tc>
          <w:tcPr>
            <w:tcW w:w="316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51" w:author="CastorIQ V3 rebuild" w:date="2026-09-16T17:36:25Z"/>
              </w:rPr>
            </w:pPr>
            <w:ins w:id="10850" w:author="CastorIQ V3 rebuild" w:date="2026-09-16T17:36:25Z">
              <w:r>
                <w:rPr>
                  <w:color w:val="1a1613"/>
                  <w:sz w:val="17"/>
                  <w:szCs w:val="17"/>
                  <w:rtl w:val="0"/>
                </w:rPr>
                <w:t xml:space="preserve">qwen2.5-coder:7b precision</w:t>
              </w:r>
            </w:ins>
          </w:p>
        </w:tc>
        <w:tc>
          <w:tcPr>
            <w:tcW w:w="197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53" w:author="CastorIQ V3 rebuild" w:date="2026-09-16T17:36:25Z"/>
              </w:rPr>
            </w:pPr>
            <w:ins w:id="10852" w:author="CastorIQ V3 rebuild" w:date="2026-09-16T17:36:25Z">
              <w:r>
                <w:rPr>
                  <w:color w:val="1a1613"/>
                  <w:sz w:val="17"/>
                  <w:szCs w:val="17"/>
                  <w:rtl w:val="0"/>
                </w:rPr>
                <w:t xml:space="preserve">0.60 [0.57–0.67]</w:t>
              </w:r>
            </w:ins>
          </w:p>
        </w:tc>
        <w:tc>
          <w:tcPr>
            <w:tcW w:w="197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55" w:author="CastorIQ V3 rebuild" w:date="2026-09-16T17:36:25Z"/>
              </w:rPr>
            </w:pPr>
            <w:ins w:id="10854" w:author="CastorIQ V3 rebuild" w:date="2026-09-16T17:36:25Z">
              <w:r>
                <w:rPr>
                  <w:color w:val="1a1613"/>
                  <w:sz w:val="17"/>
                  <w:szCs w:val="17"/>
                  <w:rtl w:val="0"/>
                </w:rPr>
                <w:t xml:space="preserve">0.70 [0.67–0.74]</w:t>
              </w:r>
            </w:ins>
          </w:p>
        </w:tc>
        <w:tc>
          <w:tcPr>
            <w:tcW w:w="155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57" w:author="CastorIQ V3 rebuild" w:date="2026-09-16T17:36:25Z"/>
              </w:rPr>
            </w:pPr>
            <w:ins w:id="10856" w:author="CastorIQ V3 rebuild" w:date="2026-09-16T17:36:25Z">
              <w:r>
                <w:rPr>
                  <w:color w:val="1a1613"/>
                  <w:sz w:val="17"/>
                  <w:szCs w:val="17"/>
                  <w:rtl w:val="0"/>
                </w:rPr>
                <w:t xml:space="preserve">+0.10, equal to the spread</w:t>
              </w:r>
            </w:ins>
          </w:p>
        </w:tc>
      </w:tr>
      <w:tr>
        <w:trPr>
          <w:cantSplit w:val="1"/>
          <w:tblHeader w:val="0"/>
          <w:ins w:id="10858" w:author="CastorIQ V3 rebuild" w:date="2026-09-16T17:36:25Z"/>
        </w:trPr>
        <w:tc>
          <w:tcPr>
            <w:tcW w:w="316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60" w:author="CastorIQ V3 rebuild" w:date="2026-09-16T17:36:25Z"/>
              </w:rPr>
            </w:pPr>
            <w:ins w:id="10859" w:author="CastorIQ V3 rebuild" w:date="2026-09-16T17:36:25Z">
              <w:r>
                <w:rPr>
                  <w:color w:val="1a1613"/>
                  <w:sz w:val="17"/>
                  <w:szCs w:val="17"/>
                  <w:rtl w:val="0"/>
                </w:rPr>
                <w:t xml:space="preserve">qwen2.5-coder:7b recall</w:t>
              </w:r>
            </w:ins>
          </w:p>
        </w:tc>
        <w:tc>
          <w:tcPr>
            <w:tcW w:w="197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62" w:author="CastorIQ V3 rebuild" w:date="2026-09-16T17:36:25Z"/>
              </w:rPr>
            </w:pPr>
            <w:ins w:id="10861" w:author="CastorIQ V3 rebuild" w:date="2026-09-16T17:36:25Z">
              <w:r>
                <w:rPr>
                  <w:color w:val="1a1613"/>
                  <w:sz w:val="17"/>
                  <w:szCs w:val="17"/>
                  <w:rtl w:val="0"/>
                </w:rPr>
                <w:t xml:space="preserve">0.16 [0.16–0.16]</w:t>
              </w:r>
            </w:ins>
          </w:p>
        </w:tc>
        <w:tc>
          <w:tcPr>
            <w:tcW w:w="197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64" w:author="CastorIQ V3 rebuild" w:date="2026-09-16T17:36:25Z"/>
              </w:rPr>
            </w:pPr>
            <w:ins w:id="10863" w:author="CastorIQ V3 rebuild" w:date="2026-09-16T17:36:25Z">
              <w:r>
                <w:rPr>
                  <w:color w:val="1a1613"/>
                  <w:sz w:val="17"/>
                  <w:szCs w:val="17"/>
                  <w:rtl w:val="0"/>
                </w:rPr>
                <w:t xml:space="preserve">0.65 [0.64–0.68]</w:t>
              </w:r>
            </w:ins>
          </w:p>
        </w:tc>
        <w:tc>
          <w:tcPr>
            <w:tcW w:w="155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66" w:author="CastorIQ V3 rebuild" w:date="2026-09-16T17:36:25Z"/>
              </w:rPr>
            </w:pPr>
            <w:ins w:id="10865" w:author="CastorIQ V3 rebuild" w:date="2026-09-16T17:36:25Z">
              <w:r>
                <w:rPr>
                  <w:color w:val="1a1613"/>
                  <w:sz w:val="17"/>
                  <w:szCs w:val="17"/>
                  <w:rtl w:val="0"/>
                </w:rPr>
                <w:t xml:space="preserve">+0.49, spread 0.00</w:t>
              </w:r>
            </w:ins>
          </w:p>
        </w:tc>
      </w:tr>
      <w:tr>
        <w:trPr>
          <w:cantSplit w:val="1"/>
          <w:tblHeader w:val="0"/>
          <w:ins w:id="10867" w:author="CastorIQ V3 rebuild" w:date="2026-09-16T17:36:25Z"/>
        </w:trPr>
        <w:tc>
          <w:tcPr>
            <w:tcW w:w="316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69" w:author="CastorIQ V3 rebuild" w:date="2026-09-16T17:36:25Z"/>
              </w:rPr>
            </w:pPr>
            <w:ins w:id="10868" w:author="CastorIQ V3 rebuild" w:date="2026-09-16T17:36:25Z">
              <w:r>
                <w:rPr>
                  <w:color w:val="1a1613"/>
                  <w:sz w:val="17"/>
                  <w:szCs w:val="17"/>
                  <w:rtl w:val="0"/>
                </w:rPr>
                <w:t xml:space="preserve">qwen2.5-coder:7b F1</w:t>
              </w:r>
            </w:ins>
          </w:p>
        </w:tc>
        <w:tc>
          <w:tcPr>
            <w:tcW w:w="197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71" w:author="CastorIQ V3 rebuild" w:date="2026-09-16T17:36:25Z"/>
              </w:rPr>
            </w:pPr>
            <w:ins w:id="10870" w:author="CastorIQ V3 rebuild" w:date="2026-09-16T17:36:25Z">
              <w:r>
                <w:rPr>
                  <w:color w:val="1a1613"/>
                  <w:sz w:val="17"/>
                  <w:szCs w:val="17"/>
                  <w:rtl w:val="0"/>
                </w:rPr>
                <w:t xml:space="preserve">0.25 [0.25–0.26]</w:t>
              </w:r>
            </w:ins>
          </w:p>
        </w:tc>
        <w:tc>
          <w:tcPr>
            <w:tcW w:w="197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73" w:author="CastorIQ V3 rebuild" w:date="2026-09-16T17:36:25Z"/>
              </w:rPr>
            </w:pPr>
            <w:ins w:id="10872" w:author="CastorIQ V3 rebuild" w:date="2026-09-16T17:36:25Z">
              <w:r>
                <w:rPr>
                  <w:color w:val="1a1613"/>
                  <w:sz w:val="17"/>
                  <w:szCs w:val="17"/>
                  <w:rtl w:val="0"/>
                </w:rPr>
                <w:t xml:space="preserve">0.68 [0.65–0.71]</w:t>
              </w:r>
            </w:ins>
          </w:p>
        </w:tc>
        <w:tc>
          <w:tcPr>
            <w:tcW w:w="155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75" w:author="CastorIQ V3 rebuild" w:date="2026-09-16T17:36:25Z"/>
              </w:rPr>
            </w:pPr>
            <w:ins w:id="10874" w:author="CastorIQ V3 rebuild" w:date="2026-09-16T17:36:25Z">
              <w:r>
                <w:rPr>
                  <w:color w:val="1a1613"/>
                  <w:sz w:val="17"/>
                  <w:szCs w:val="17"/>
                  <w:rtl w:val="0"/>
                </w:rPr>
                <w:t xml:space="preserve">+0.42, spread 0.01</w:t>
              </w:r>
            </w:ins>
          </w:p>
        </w:tc>
      </w:tr>
      <w:tr>
        <w:trPr>
          <w:cantSplit w:val="1"/>
          <w:tblHeader w:val="0"/>
          <w:ins w:id="10876" w:author="CastorIQ V3 rebuild" w:date="2026-09-16T17:36:25Z"/>
        </w:trPr>
        <w:tc>
          <w:tcPr>
            <w:tcW w:w="316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78" w:author="CastorIQ V3 rebuild" w:date="2026-09-16T17:36:25Z"/>
              </w:rPr>
            </w:pPr>
            <w:ins w:id="10877" w:author="CastorIQ V3 rebuild" w:date="2026-09-16T17:36:25Z">
              <w:r>
                <w:rPr>
                  <w:color w:val="1a1613"/>
                  <w:sz w:val="17"/>
                  <w:szCs w:val="17"/>
                  <w:rtl w:val="0"/>
                </w:rPr>
                <w:t xml:space="preserve">recall on clear conflicts (worst of three)</w:t>
              </w:r>
            </w:ins>
          </w:p>
        </w:tc>
        <w:tc>
          <w:tcPr>
            <w:tcW w:w="197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80" w:author="CastorIQ V3 rebuild" w:date="2026-09-16T17:36:25Z"/>
              </w:rPr>
            </w:pPr>
            <w:ins w:id="10879" w:author="CastorIQ V3 rebuild" w:date="2026-09-16T17:36:25Z">
              <w:r>
                <w:rPr>
                  <w:color w:val="1a1613"/>
                  <w:sz w:val="17"/>
                  <w:szCs w:val="17"/>
                  <w:rtl w:val="0"/>
                </w:rPr>
                <w:t xml:space="preserve">1 / 11 on both models</w:t>
              </w:r>
            </w:ins>
          </w:p>
        </w:tc>
        <w:tc>
          <w:tcPr>
            <w:tcW w:w="197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82" w:author="CastorIQ V3 rebuild" w:date="2026-09-16T17:36:25Z"/>
              </w:rPr>
            </w:pPr>
            <w:ins w:id="10881" w:author="CastorIQ V3 rebuild" w:date="2026-09-16T17:36:25Z">
              <w:r>
                <w:rPr>
                  <w:color w:val="1a1613"/>
                  <w:sz w:val="17"/>
                  <w:szCs w:val="17"/>
                  <w:rtl w:val="0"/>
                </w:rPr>
                <w:t xml:space="preserve">9 / 11 (llama) · 6 / 11 (coder)</w:t>
              </w:r>
            </w:ins>
          </w:p>
        </w:tc>
        <w:tc>
          <w:tcPr>
            <w:tcW w:w="155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83" w:author="CastorIQ V3 rebuild" w:date="2026-09-16T17:36:25Z"/>
              </w:rPr>
            </w:pPr>
          </w:p>
        </w:tc>
      </w:tr>
      <w:tr>
        <w:trPr>
          <w:cantSplit w:val="1"/>
          <w:tblHeader w:val="0"/>
          <w:ins w:id="10884" w:author="CastorIQ V3 rebuild" w:date="2026-09-16T17:36:25Z"/>
        </w:trPr>
        <w:tc>
          <w:tcPr>
            <w:tcW w:w="316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86" w:author="CastorIQ V3 rebuild" w:date="2026-09-16T17:36:25Z"/>
              </w:rPr>
            </w:pPr>
            <w:ins w:id="10885" w:author="CastorIQ V3 rebuild" w:date="2026-09-16T17:36:25Z">
              <w:r>
                <w:rPr>
                  <w:color w:val="1a1613"/>
                  <w:sz w:val="17"/>
                  <w:szCs w:val="17"/>
                  <w:rtl w:val="0"/>
                </w:rPr>
                <w:t xml:space="preserve">aligned requirements left alone (worst of three)</w:t>
              </w:r>
            </w:ins>
          </w:p>
        </w:tc>
        <w:tc>
          <w:tcPr>
            <w:tcW w:w="197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88" w:author="CastorIQ V3 rebuild" w:date="2026-09-16T17:36:25Z"/>
              </w:rPr>
            </w:pPr>
            <w:ins w:id="10887" w:author="CastorIQ V3 rebuild" w:date="2026-09-16T17:36:25Z">
              <w:r>
                <w:rPr>
                  <w:color w:val="1a1613"/>
                  <w:sz w:val="17"/>
                  <w:szCs w:val="17"/>
                  <w:rtl w:val="0"/>
                </w:rPr>
                <w:t xml:space="preserve">21 / 26 (llama) · 25 / 26 (coder)</w:t>
              </w:r>
            </w:ins>
          </w:p>
        </w:tc>
        <w:tc>
          <w:tcPr>
            <w:tcW w:w="197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90" w:author="CastorIQ V3 rebuild" w:date="2026-09-16T17:36:25Z"/>
              </w:rPr>
            </w:pPr>
            <w:ins w:id="10889" w:author="CastorIQ V3 rebuild" w:date="2026-09-16T17:36:25Z">
              <w:r>
                <w:rPr>
                  <w:color w:val="1a1613"/>
                  <w:sz w:val="17"/>
                  <w:szCs w:val="17"/>
                  <w:rtl w:val="0"/>
                </w:rPr>
                <w:t xml:space="preserve">18 / 26 (llama) · 21 / 26 (coder)</w:t>
              </w:r>
            </w:ins>
          </w:p>
        </w:tc>
        <w:tc>
          <w:tcPr>
            <w:tcW w:w="155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92" w:author="CastorIQ V3 rebuild" w:date="2026-09-16T17:36:25Z"/>
              </w:rPr>
            </w:pPr>
            <w:ins w:id="10891" w:author="CastorIQ V3 rebuild" w:date="2026-09-16T17:36:25Z">
              <w:r>
                <w:rPr>
                  <w:color w:val="1a1613"/>
                  <w:sz w:val="17"/>
                  <w:szCs w:val="17"/>
                  <w:rtl w:val="0"/>
                </w:rPr>
                <w:t xml:space="preserve">the cost of the fix</w:t>
              </w:r>
            </w:ins>
          </w:p>
        </w:tc>
      </w:tr>
      <w:tr>
        <w:trPr>
          <w:cantSplit w:val="1"/>
          <w:tblHeader w:val="0"/>
          <w:ins w:id="10893" w:author="CastorIQ V3 rebuild" w:date="2026-09-16T17:36:25Z"/>
        </w:trPr>
        <w:tc>
          <w:tcPr>
            <w:tcW w:w="316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95" w:author="CastorIQ V3 rebuild" w:date="2026-09-16T17:36:25Z"/>
              </w:rPr>
            </w:pPr>
            <w:ins w:id="10894" w:author="CastorIQ V3 rebuild" w:date="2026-09-16T17:36:25Z">
              <w:r>
                <w:rPr>
                  <w:color w:val="1a1613"/>
                  <w:sz w:val="17"/>
                  <w:szCs w:val="17"/>
                  <w:rtl w:val="0"/>
                </w:rPr>
                <w:t xml:space="preserve">key entities reached by the right document (no model)</w:t>
              </w:r>
            </w:ins>
          </w:p>
        </w:tc>
        <w:tc>
          <w:tcPr>
            <w:tcW w:w="197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97" w:author="CastorIQ V3 rebuild" w:date="2026-09-16T17:36:25Z"/>
              </w:rPr>
            </w:pPr>
            <w:ins w:id="10896" w:author="CastorIQ V3 rebuild" w:date="2026-09-16T17:36:25Z">
              <w:r>
                <w:rPr>
                  <w:color w:val="1a1613"/>
                  <w:sz w:val="17"/>
                  <w:szCs w:val="17"/>
                  <w:rtl w:val="0"/>
                </w:rPr>
                <w:t xml:space="preserve">11 / 15</w:t>
              </w:r>
            </w:ins>
          </w:p>
        </w:tc>
        <w:tc>
          <w:tcPr>
            <w:tcW w:w="197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99" w:author="CastorIQ V3 rebuild" w:date="2026-09-16T17:36:25Z"/>
              </w:rPr>
            </w:pPr>
            <w:ins w:id="10898" w:author="CastorIQ V3 rebuild" w:date="2026-09-16T17:36:25Z">
              <w:r>
                <w:rPr>
                  <w:color w:val="1a1613"/>
                  <w:sz w:val="17"/>
                  <w:szCs w:val="17"/>
                  <w:rtl w:val="0"/>
                </w:rPr>
                <w:t xml:space="preserve">15 / 15</w:t>
              </w:r>
            </w:ins>
          </w:p>
        </w:tc>
        <w:tc>
          <w:tcPr>
            <w:tcW w:w="155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01" w:author="CastorIQ V3 rebuild" w:date="2026-09-16T17:36:25Z"/>
              </w:rPr>
            </w:pPr>
            <w:ins w:id="10900" w:author="CastorIQ V3 rebuild" w:date="2026-09-16T17:36:25Z">
              <w:r>
                <w:rPr>
                  <w:color w:val="1a1613"/>
                  <w:sz w:val="17"/>
                  <w:szCs w:val="17"/>
                  <w:rtl w:val="0"/>
                </w:rPr>
                <w:t xml:space="preserve">deterministic</w:t>
              </w:r>
            </w:ins>
          </w:p>
        </w:tc>
      </w:tr>
    </w:tbl>
    <w:p w:rsidR="00000000" w:rsidDel="00000000" w:rsidP="00000000" w:rsidRDefault="00000000" w:rsidRPr="00000000" w14:paraId="00000075">
      <w:pPr>
        <w:spacing w:after="120" w:line="276" w:lineRule="auto"/>
        <w:rPr>
          <w:ins w:id="10903" w:author="CastorIQ V3 rebuild" w:date="2026-09-16T17:36:25Z"/>
        </w:rPr>
      </w:pPr>
      <w:ins w:id="10902" w:author="CastorIQ V3 rebuild" w:date="2026-09-16T17:36:25Z">
        <w:r>
          <w:rPr>
            <w:i w:val="1"/>
            <w:iCs w:val="1"/>
            <w:color w:val="1a1613"/>
            <w:rtl w:val="0"/>
          </w:rPr>
          <w:t xml:space="preserve">Table 5.3. Conflict scanner before and after the retrieval fix: same corpus, settings and day, three runs each, scored per entity over 25 conflict triples and 26 negatives.</w:t>
        </w:r>
      </w:ins>
    </w:p>
    <w:p w:rsidR="00000000" w:rsidDel="00000000" w:rsidP="00000000" w:rsidRDefault="00000000" w:rsidRPr="00000000" w14:paraId="00000018">
      <w:pPr>
        <w:spacing w:after="120" w:line="276" w:lineRule="auto"/>
        <w:jc w:val="both"/>
        <w:rPr>
          <w:ins w:id="10905" w:author="CastorIQ V3 rebuild" w:date="2026-09-16T17:36:25Z"/>
        </w:rPr>
      </w:pPr>
      <w:ins w:id="10904" w:author="CastorIQ V3 rebuild" w:date="2026-09-16T17:36:25Z">
        <w:r>
          <w:rPr>
            <w:color w:val="1a1613"/>
            <w:rtl w:val="0"/>
          </w:rPr>
          <w:t xml:space="preserve">A seven-arm ablation attributes the gain. With the retrieval passes off, recall falls from 0.72 to 0.28 and clear-conflict recall back to 1 of 11. With value verification off, recall falls to 0.56, because a model that copies the document's value into the "current value" field had its real conflicts dropped as already matching. With everything off, the baseline returns. What still fails is the model's reading: a marginal case (0.117 against 0.10) is never found, an absent property is read as "not applicable", and two to four more aligned requirements are flagged. The record names each persistent failure with its mechanism.</w:t>
        </w:r>
      </w:ins>
    </w:p>
    <w:p w:rsidR="00000000" w:rsidDel="00000000" w:rsidP="00000000" w:rsidRDefault="00000000" w:rsidRPr="00000000" w14:paraId="0000001A">
      <w:pPr>
        <w:pStyle w:val="Heading3"/>
        <w:keepNext w:val="1"/>
        <w:spacing w:after="80" w:before="200" w:lineRule="auto"/>
        <w:rPr>
          <w:ins w:id="10907" w:author="CastorIQ V3 rebuild" w:date="2026-09-16T17:36:25Z"/>
        </w:rPr>
      </w:pPr>
      <w:ins w:id="10906" w:author="CastorIQ V3 rebuild" w:date="2026-09-16T17:36:25Z">
        <w:r>
          <w:rPr>
            <w:b w:val="1"/>
            <w:bCs w:val="1"/>
            <w:color w:val="1b3a6b"/>
            <w:sz w:val="22"/>
            <w:szCs w:val="22"/>
            <w:rtl w:val="0"/>
          </w:rPr>
          <w:t xml:space="preserve">5.2.3 Ask: question answering over public models</w:t>
        </w:r>
      </w:ins>
    </w:p>
    <w:tbl>
      <w:tblPr>
        <w:tblW w:w="86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1645"/>
        <w:gridCol w:w="1864"/>
        <w:gridCol w:w="877"/>
        <w:gridCol w:w="877"/>
      </w:tblGrid>
      <w:tr>
        <w:trPr>
          <w:cantSplit w:val="1"/>
          <w:tblHeader w:val="1"/>
          <w:ins w:id="10908" w:author="CastorIQ V3 rebuild" w:date="2026-09-16T17:36:25Z"/>
        </w:trPr>
        <w:tc>
          <w:tcPr>
            <w:tcW w:w="3403"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910" w:author="CastorIQ V3 rebuild" w:date="2026-09-16T17:36:25Z"/>
              </w:rPr>
            </w:pPr>
            <w:ins w:id="10909" w:author="CastorIQ V3 rebuild" w:date="2026-09-16T17:36:25Z">
              <w:r>
                <w:rPr>
                  <w:b w:val="1"/>
                  <w:bCs w:val="1"/>
                  <w:color w:val="1b3a6b"/>
                  <w:sz w:val="15"/>
                  <w:szCs w:val="15"/>
                  <w:rtl w:val="0"/>
                </w:rPr>
                <w:t xml:space="preserve">Fixture (schema)</w:t>
              </w:r>
            </w:ins>
          </w:p>
        </w:tc>
        <w:tc>
          <w:tcPr>
            <w:tcW w:w="1645"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912" w:author="CastorIQ V3 rebuild" w:date="2026-09-16T17:36:25Z"/>
              </w:rPr>
            </w:pPr>
            <w:ins w:id="10911" w:author="CastorIQ V3 rebuild" w:date="2026-09-16T17:36:25Z">
              <w:r>
                <w:rPr>
                  <w:b w:val="1"/>
                  <w:bCs w:val="1"/>
                  <w:color w:val="1b3a6b"/>
                  <w:sz w:val="15"/>
                  <w:szCs w:val="15"/>
                  <w:rtl w:val="0"/>
                </w:rPr>
                <w:t xml:space="preserve">Exact answers, passed / scored</w:t>
              </w:r>
            </w:ins>
          </w:p>
        </w:tc>
        <w:tc>
          <w:tcPr>
            <w:tcW w:w="1864"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914" w:author="CastorIQ V3 rebuild" w:date="2026-09-16T17:36:25Z"/>
              </w:rPr>
            </w:pPr>
            <w:ins w:id="10913" w:author="CastorIQ V3 rebuild" w:date="2026-09-16T17:36:25Z">
              <w:r>
                <w:rPr>
                  <w:b w:val="1"/>
                  <w:bCs w:val="1"/>
                  <w:color w:val="1b3a6b"/>
                  <w:sz w:val="15"/>
                  <w:szCs w:val="15"/>
                  <w:rtl w:val="0"/>
                </w:rPr>
                <w:t xml:space="preserve">Narrative answers, passed / scored</w:t>
              </w:r>
            </w:ins>
          </w:p>
        </w:tc>
        <w:tc>
          <w:tcPr>
            <w:tcW w:w="877"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916" w:author="CastorIQ V3 rebuild" w:date="2026-09-16T17:36:25Z"/>
              </w:rPr>
            </w:pPr>
            <w:ins w:id="10915" w:author="CastorIQ V3 rebuild" w:date="2026-09-16T17:36:25Z">
              <w:r>
                <w:rPr>
                  <w:b w:val="1"/>
                  <w:bCs w:val="1"/>
                  <w:color w:val="1b3a6b"/>
                  <w:sz w:val="15"/>
                  <w:szCs w:val="15"/>
                  <w:rtl w:val="0"/>
                </w:rPr>
                <w:t xml:space="preserve">skipped</w:t>
              </w:r>
            </w:ins>
          </w:p>
        </w:tc>
        <w:tc>
          <w:tcPr>
            <w:tcW w:w="877"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918" w:author="CastorIQ V3 rebuild" w:date="2026-09-16T17:36:25Z"/>
              </w:rPr>
            </w:pPr>
            <w:ins w:id="10917" w:author="CastorIQ V3 rebuild" w:date="2026-09-16T17:36:25Z">
              <w:r>
                <w:rPr>
                  <w:b w:val="1"/>
                  <w:bCs w:val="1"/>
                  <w:color w:val="1b3a6b"/>
                  <w:sz w:val="15"/>
                  <w:szCs w:val="15"/>
                  <w:rtl w:val="0"/>
                </w:rPr>
                <w:t xml:space="preserve">median latency</w:t>
              </w:r>
            </w:ins>
          </w:p>
        </w:tc>
      </w:tr>
      <w:tr>
        <w:trPr>
          <w:cantSplit w:val="1"/>
          <w:tblHeader w:val="0"/>
          <w:ins w:id="10919" w:author="CastorIQ V3 rebuild" w:date="2026-09-16T17:36:25Z"/>
        </w:trPr>
        <w:tc>
          <w:tcPr>
            <w:tcW w:w="340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21" w:author="CastorIQ V3 rebuild" w:date="2026-09-16T17:36:25Z"/>
              </w:rPr>
            </w:pPr>
            <w:ins w:id="10920" w:author="CastorIQ V3 rebuild" w:date="2026-09-16T17:36:25Z">
              <w:r>
                <w:rPr>
                  <w:color w:val="1a1613"/>
                  <w:sz w:val="15"/>
                  <w:szCs w:val="15"/>
                  <w:rtl w:val="0"/>
                </w:rPr>
                <w:t xml:space="preserve">open-house (IFC4, 23 entities)</w:t>
              </w:r>
            </w:ins>
          </w:p>
        </w:tc>
        <w:tc>
          <w:tcPr>
            <w:tcW w:w="164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23" w:author="CastorIQ V3 rebuild" w:date="2026-09-16T17:36:25Z"/>
              </w:rPr>
            </w:pPr>
            <w:ins w:id="10922" w:author="CastorIQ V3 rebuild" w:date="2026-09-16T17:36:25Z">
              <w:r>
                <w:rPr>
                  <w:color w:val="1a1613"/>
                  <w:sz w:val="15"/>
                  <w:szCs w:val="15"/>
                  <w:rtl w:val="0"/>
                </w:rPr>
                <w:t xml:space="preserve">4/4</w:t>
              </w:r>
            </w:ins>
          </w:p>
        </w:tc>
        <w:tc>
          <w:tcPr>
            <w:tcW w:w="186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25" w:author="CastorIQ V3 rebuild" w:date="2026-09-16T17:36:25Z"/>
              </w:rPr>
            </w:pPr>
            <w:ins w:id="10924" w:author="CastorIQ V3 rebuild" w:date="2026-09-16T17:36:25Z">
              <w:r>
                <w:rPr>
                  <w:color w:val="1a1613"/>
                  <w:sz w:val="15"/>
                  <w:szCs w:val="15"/>
                  <w:rtl w:val="0"/>
                </w:rPr>
                <w:t xml:space="preserve">2/3</w:t>
              </w:r>
            </w:ins>
          </w:p>
        </w:tc>
        <w:tc>
          <w:tcPr>
            <w:tcW w:w="87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27" w:author="CastorIQ V3 rebuild" w:date="2026-09-16T17:36:25Z"/>
              </w:rPr>
            </w:pPr>
            <w:ins w:id="10926" w:author="CastorIQ V3 rebuild" w:date="2026-09-16T17:36:25Z">
              <w:r>
                <w:rPr>
                  <w:color w:val="1a1613"/>
                  <w:sz w:val="15"/>
                  <w:szCs w:val="15"/>
                  <w:rtl w:val="0"/>
                </w:rPr>
                <w:t xml:space="preserve">3</w:t>
              </w:r>
            </w:ins>
          </w:p>
        </w:tc>
        <w:tc>
          <w:tcPr>
            <w:tcW w:w="87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29" w:author="CastorIQ V3 rebuild" w:date="2026-09-16T17:36:25Z"/>
              </w:rPr>
            </w:pPr>
            <w:ins w:id="10928" w:author="CastorIQ V3 rebuild" w:date="2026-09-16T17:36:25Z">
              <w:r>
                <w:rPr>
                  <w:color w:val="1a1613"/>
                  <w:sz w:val="15"/>
                  <w:szCs w:val="15"/>
                  <w:rtl w:val="0"/>
                </w:rPr>
                <w:t xml:space="preserve">3.3 s</w:t>
              </w:r>
            </w:ins>
          </w:p>
        </w:tc>
      </w:tr>
      <w:tr>
        <w:trPr>
          <w:cantSplit w:val="1"/>
          <w:tblHeader w:val="0"/>
          <w:ins w:id="10930" w:author="CastorIQ V3 rebuild" w:date="2026-09-16T17:36:25Z"/>
        </w:trPr>
        <w:tc>
          <w:tcPr>
            <w:tcW w:w="340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32" w:author="CastorIQ V3 rebuild" w:date="2026-09-16T17:36:25Z"/>
              </w:rPr>
            </w:pPr>
            <w:ins w:id="10931" w:author="CastorIQ V3 rebuild" w:date="2026-09-16T17:36:25Z">
              <w:r>
                <w:rPr>
                  <w:color w:val="1a1613"/>
                  <w:sz w:val="15"/>
                  <w:szCs w:val="15"/>
                  <w:rtl w:val="0"/>
                </w:rPr>
                <w:t xml:space="preserve">duplex (IFC2X3, 241 entities)</w:t>
              </w:r>
            </w:ins>
          </w:p>
        </w:tc>
        <w:tc>
          <w:tcPr>
            <w:tcW w:w="164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34" w:author="CastorIQ V3 rebuild" w:date="2026-09-16T17:36:25Z"/>
              </w:rPr>
            </w:pPr>
            <w:ins w:id="10933" w:author="CastorIQ V3 rebuild" w:date="2026-09-16T17:36:25Z">
              <w:r>
                <w:rPr>
                  <w:color w:val="1a1613"/>
                  <w:sz w:val="15"/>
                  <w:szCs w:val="15"/>
                  <w:rtl w:val="0"/>
                </w:rPr>
                <w:t xml:space="preserve">5/6</w:t>
              </w:r>
            </w:ins>
          </w:p>
        </w:tc>
        <w:tc>
          <w:tcPr>
            <w:tcW w:w="186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36" w:author="CastorIQ V3 rebuild" w:date="2026-09-16T17:36:25Z"/>
              </w:rPr>
            </w:pPr>
            <w:ins w:id="10935" w:author="CastorIQ V3 rebuild" w:date="2026-09-16T17:36:25Z">
              <w:r>
                <w:rPr>
                  <w:color w:val="1a1613"/>
                  <w:sz w:val="15"/>
                  <w:szCs w:val="15"/>
                  <w:rtl w:val="0"/>
                </w:rPr>
                <w:t xml:space="preserve">4/4</w:t>
              </w:r>
            </w:ins>
          </w:p>
        </w:tc>
        <w:tc>
          <w:tcPr>
            <w:tcW w:w="87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38" w:author="CastorIQ V3 rebuild" w:date="2026-09-16T17:36:25Z"/>
              </w:rPr>
            </w:pPr>
            <w:ins w:id="10937" w:author="CastorIQ V3 rebuild" w:date="2026-09-16T17:36:25Z">
              <w:r>
                <w:rPr>
                  <w:color w:val="1a1613"/>
                  <w:sz w:val="15"/>
                  <w:szCs w:val="15"/>
                  <w:rtl w:val="0"/>
                </w:rPr>
                <w:t xml:space="preserve">0</w:t>
              </w:r>
            </w:ins>
          </w:p>
        </w:tc>
        <w:tc>
          <w:tcPr>
            <w:tcW w:w="87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40" w:author="CastorIQ V3 rebuild" w:date="2026-09-16T17:36:25Z"/>
              </w:rPr>
            </w:pPr>
            <w:ins w:id="10939" w:author="CastorIQ V3 rebuild" w:date="2026-09-16T17:36:25Z">
              <w:r>
                <w:rPr>
                  <w:color w:val="1a1613"/>
                  <w:sz w:val="15"/>
                  <w:szCs w:val="15"/>
                  <w:rtl w:val="0"/>
                </w:rPr>
                <w:t xml:space="preserve">2.7 s</w:t>
              </w:r>
            </w:ins>
          </w:p>
        </w:tc>
      </w:tr>
      <w:tr>
        <w:trPr>
          <w:cantSplit w:val="1"/>
          <w:tblHeader w:val="0"/>
          <w:ins w:id="10941" w:author="CastorIQ V3 rebuild" w:date="2026-09-16T17:36:25Z"/>
        </w:trPr>
        <w:tc>
          <w:tcPr>
            <w:tcW w:w="340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43" w:author="CastorIQ V3 rebuild" w:date="2026-09-16T17:36:25Z"/>
              </w:rPr>
            </w:pPr>
            <w:ins w:id="10942" w:author="CastorIQ V3 rebuild" w:date="2026-09-16T17:36:25Z">
              <w:r>
                <w:rPr>
                  <w:color w:val="1a1613"/>
                  <w:sz w:val="15"/>
                  <w:szCs w:val="15"/>
                  <w:rtl w:val="0"/>
                </w:rPr>
                <w:t xml:space="preserve">fzk-haus (IFC4, 51 entities)</w:t>
              </w:r>
            </w:ins>
          </w:p>
        </w:tc>
        <w:tc>
          <w:tcPr>
            <w:tcW w:w="164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45" w:author="CastorIQ V3 rebuild" w:date="2026-09-16T17:36:25Z"/>
              </w:rPr>
            </w:pPr>
            <w:ins w:id="10944" w:author="CastorIQ V3 rebuild" w:date="2026-09-16T17:36:25Z">
              <w:r>
                <w:rPr>
                  <w:color w:val="1a1613"/>
                  <w:sz w:val="15"/>
                  <w:szCs w:val="15"/>
                  <w:rtl w:val="0"/>
                </w:rPr>
                <w:t xml:space="preserve">6/6</w:t>
              </w:r>
            </w:ins>
          </w:p>
        </w:tc>
        <w:tc>
          <w:tcPr>
            <w:tcW w:w="186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47" w:author="CastorIQ V3 rebuild" w:date="2026-09-16T17:36:25Z"/>
              </w:rPr>
            </w:pPr>
            <w:ins w:id="10946" w:author="CastorIQ V3 rebuild" w:date="2026-09-16T17:36:25Z">
              <w:r>
                <w:rPr>
                  <w:color w:val="1a1613"/>
                  <w:sz w:val="15"/>
                  <w:szCs w:val="15"/>
                  <w:rtl w:val="0"/>
                </w:rPr>
                <w:t xml:space="preserve">2/3</w:t>
              </w:r>
            </w:ins>
          </w:p>
        </w:tc>
        <w:tc>
          <w:tcPr>
            <w:tcW w:w="87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49" w:author="CastorIQ V3 rebuild" w:date="2026-09-16T17:36:25Z"/>
              </w:rPr>
            </w:pPr>
            <w:ins w:id="10948" w:author="CastorIQ V3 rebuild" w:date="2026-09-16T17:36:25Z">
              <w:r>
                <w:rPr>
                  <w:color w:val="1a1613"/>
                  <w:sz w:val="15"/>
                  <w:szCs w:val="15"/>
                  <w:rtl w:val="0"/>
                </w:rPr>
                <w:t xml:space="preserve">1</w:t>
              </w:r>
            </w:ins>
          </w:p>
        </w:tc>
        <w:tc>
          <w:tcPr>
            <w:tcW w:w="87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51" w:author="CastorIQ V3 rebuild" w:date="2026-09-16T17:36:25Z"/>
              </w:rPr>
            </w:pPr>
            <w:ins w:id="10950" w:author="CastorIQ V3 rebuild" w:date="2026-09-16T17:36:25Z">
              <w:r>
                <w:rPr>
                  <w:color w:val="1a1613"/>
                  <w:sz w:val="15"/>
                  <w:szCs w:val="15"/>
                  <w:rtl w:val="0"/>
                </w:rPr>
                <w:t xml:space="preserve">2.2 s</w:t>
              </w:r>
            </w:ins>
          </w:p>
        </w:tc>
      </w:tr>
      <w:tr>
        <w:trPr>
          <w:cantSplit w:val="1"/>
          <w:tblHeader w:val="0"/>
          <w:ins w:id="10952" w:author="CastorIQ V3 rebuild" w:date="2026-09-16T17:36:25Z"/>
        </w:trPr>
        <w:tc>
          <w:tcPr>
            <w:tcW w:w="340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54" w:author="CastorIQ V3 rebuild" w:date="2026-09-16T17:36:25Z"/>
              </w:rPr>
            </w:pPr>
            <w:ins w:id="10953" w:author="CastorIQ V3 rebuild" w:date="2026-09-16T17:36:25Z">
              <w:r>
                <w:rPr>
                  <w:color w:val="1a1613"/>
                  <w:sz w:val="15"/>
                  <w:szCs w:val="15"/>
                  <w:rtl w:val="0"/>
                </w:rPr>
                <w:t xml:space="preserve">office-a (IFC2X3, 901 entities)</w:t>
              </w:r>
            </w:ins>
          </w:p>
        </w:tc>
        <w:tc>
          <w:tcPr>
            <w:tcW w:w="164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56" w:author="CastorIQ V3 rebuild" w:date="2026-09-16T17:36:25Z"/>
              </w:rPr>
            </w:pPr>
            <w:ins w:id="10955" w:author="CastorIQ V3 rebuild" w:date="2026-09-16T17:36:25Z">
              <w:r>
                <w:rPr>
                  <w:color w:val="1a1613"/>
                  <w:sz w:val="15"/>
                  <w:szCs w:val="15"/>
                  <w:rtl w:val="0"/>
                </w:rPr>
                <w:t xml:space="preserve">5/6</w:t>
              </w:r>
            </w:ins>
          </w:p>
        </w:tc>
        <w:tc>
          <w:tcPr>
            <w:tcW w:w="186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58" w:author="CastorIQ V3 rebuild" w:date="2026-09-16T17:36:25Z"/>
              </w:rPr>
            </w:pPr>
            <w:ins w:id="10957" w:author="CastorIQ V3 rebuild" w:date="2026-09-16T17:36:25Z">
              <w:r>
                <w:rPr>
                  <w:color w:val="1a1613"/>
                  <w:sz w:val="15"/>
                  <w:szCs w:val="15"/>
                  <w:rtl w:val="0"/>
                </w:rPr>
                <w:t xml:space="preserve">3/4</w:t>
              </w:r>
            </w:ins>
          </w:p>
        </w:tc>
        <w:tc>
          <w:tcPr>
            <w:tcW w:w="87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60" w:author="CastorIQ V3 rebuild" w:date="2026-09-16T17:36:25Z"/>
              </w:rPr>
            </w:pPr>
            <w:ins w:id="10959" w:author="CastorIQ V3 rebuild" w:date="2026-09-16T17:36:25Z">
              <w:r>
                <w:rPr>
                  <w:color w:val="1a1613"/>
                  <w:sz w:val="15"/>
                  <w:szCs w:val="15"/>
                  <w:rtl w:val="0"/>
                </w:rPr>
                <w:t xml:space="preserve">0</w:t>
              </w:r>
            </w:ins>
          </w:p>
        </w:tc>
        <w:tc>
          <w:tcPr>
            <w:tcW w:w="87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62" w:author="CastorIQ V3 rebuild" w:date="2026-09-16T17:36:25Z"/>
              </w:rPr>
            </w:pPr>
            <w:ins w:id="10961" w:author="CastorIQ V3 rebuild" w:date="2026-09-16T17:36:25Z">
              <w:r>
                <w:rPr>
                  <w:color w:val="1a1613"/>
                  <w:sz w:val="15"/>
                  <w:szCs w:val="15"/>
                  <w:rtl w:val="0"/>
                </w:rPr>
                <w:t xml:space="preserve">2.0 s</w:t>
              </w:r>
            </w:ins>
          </w:p>
        </w:tc>
      </w:tr>
      <w:tr>
        <w:trPr>
          <w:cantSplit w:val="1"/>
          <w:tblHeader w:val="0"/>
          <w:ins w:id="10963" w:author="CastorIQ V3 rebuild" w:date="2026-09-16T17:36:25Z"/>
        </w:trPr>
        <w:tc>
          <w:tcPr>
            <w:tcW w:w="340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65" w:author="CastorIQ V3 rebuild" w:date="2026-09-16T17:36:25Z"/>
              </w:rPr>
            </w:pPr>
            <w:ins w:id="10964" w:author="CastorIQ V3 rebuild" w:date="2026-09-16T17:36:25Z">
              <w:r>
                <w:rPr>
                  <w:color w:val="1a1613"/>
                  <w:sz w:val="15"/>
                  <w:szCs w:val="15"/>
                  <w:rtl w:val="0"/>
                </w:rPr>
                <w:t xml:space="preserve">total</w:t>
              </w:r>
            </w:ins>
          </w:p>
        </w:tc>
        <w:tc>
          <w:tcPr>
            <w:tcW w:w="164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67" w:author="CastorIQ V3 rebuild" w:date="2026-09-16T17:36:25Z"/>
              </w:rPr>
            </w:pPr>
            <w:ins w:id="10966" w:author="CastorIQ V3 rebuild" w:date="2026-09-16T17:36:25Z">
              <w:r>
                <w:rPr>
                  <w:color w:val="1a1613"/>
                  <w:sz w:val="15"/>
                  <w:szCs w:val="15"/>
                  <w:rtl w:val="0"/>
                </w:rPr>
                <w:t xml:space="preserve">20 / 22</w:t>
              </w:r>
            </w:ins>
          </w:p>
        </w:tc>
        <w:tc>
          <w:tcPr>
            <w:tcW w:w="186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69" w:author="CastorIQ V3 rebuild" w:date="2026-09-16T17:36:25Z"/>
              </w:rPr>
            </w:pPr>
            <w:ins w:id="10968" w:author="CastorIQ V3 rebuild" w:date="2026-09-16T17:36:25Z">
              <w:r>
                <w:rPr>
                  <w:color w:val="1a1613"/>
                  <w:sz w:val="15"/>
                  <w:szCs w:val="15"/>
                  <w:rtl w:val="0"/>
                </w:rPr>
                <w:t xml:space="preserve">11 / 14</w:t>
              </w:r>
            </w:ins>
          </w:p>
        </w:tc>
        <w:tc>
          <w:tcPr>
            <w:tcW w:w="87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71" w:author="CastorIQ V3 rebuild" w:date="2026-09-16T17:36:25Z"/>
              </w:rPr>
            </w:pPr>
            <w:ins w:id="10970" w:author="CastorIQ V3 rebuild" w:date="2026-09-16T17:36:25Z">
              <w:r>
                <w:rPr>
                  <w:color w:val="1a1613"/>
                  <w:sz w:val="15"/>
                  <w:szCs w:val="15"/>
                  <w:rtl w:val="0"/>
                </w:rPr>
                <w:t xml:space="preserve">4</w:t>
              </w:r>
            </w:ins>
          </w:p>
        </w:tc>
        <w:tc>
          <w:tcPr>
            <w:tcW w:w="87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72" w:author="CastorIQ V3 rebuild" w:date="2026-09-16T17:36:25Z"/>
              </w:rPr>
            </w:pPr>
          </w:p>
        </w:tc>
      </w:tr>
    </w:tbl>
    <w:p w:rsidR="00000000" w:rsidDel="00000000" w:rsidP="00000000" w:rsidRDefault="00000000" w:rsidRPr="00000000" w14:paraId="00000075">
      <w:pPr>
        <w:spacing w:after="120" w:line="276" w:lineRule="auto"/>
        <w:rPr>
          <w:ins w:id="10974" w:author="CastorIQ V3 rebuild" w:date="2026-09-16T17:36:25Z"/>
        </w:rPr>
      </w:pPr>
      <w:ins w:id="10973" w:author="CastorIQ V3 rebuild" w:date="2026-09-16T17:36:25Z">
        <w:r>
          <w:rPr>
            <w:i w:val="1"/>
            <w:iCs w:val="1"/>
            <w:color w:val="1a1613"/>
            <w:rtl w:val="0"/>
          </w:rPr>
          <w:t xml:space="preserve">Table 5.4. Ask benchmark, first published run. An answer passes when the exact count, storey names, schema string or an expected keyword appears and it is not a refusal.</w:t>
        </w:r>
      </w:ins>
    </w:p>
    <w:p w:rsidR="00000000" w:rsidDel="00000000" w:rsidP="00000000" w:rsidRDefault="00000000" w:rsidRPr="00000000" w14:paraId="00000018">
      <w:pPr>
        <w:spacing w:after="120" w:line="276" w:lineRule="auto"/>
        <w:jc w:val="both"/>
        <w:rPr>
          <w:ins w:id="10977" w:author="CastorIQ V3 rebuild" w:date="2026-09-16T17:36:25Z"/>
        </w:rPr>
      </w:pPr>
      <w:ins w:id="10975" w:author="CastorIQ V3 rebuild" w:date="2026-09-16T17:36:25Z">
        <w:r>
          <w:rPr>
            <w:color w:val="1a1613"/>
            <w:rtl w:val="0"/>
          </w:rPr>
          <w:t xml:space="preserve">Counts of doors, windows and walls, storey lists and the schema were right on every model. The five failures are two space counts answered from excerpts instead of the count recipe, two narrative answers that explained a method instead of answering, and one correct "no fire rating in this model" that the scorer counts as a refusal. </w:t>
        </w:r>
      </w:ins>
      <w:ins w:id="10976" w:author="CastorIQ V3 rebuild" w:date="2026-09-16T17:36:25Z">
        <w:r>
          <w:rPr>
            <w:color w:val="1a1613"/>
            <w:highlight w:val="magenta"/>
            <w:rtl w:val="0"/>
          </w:rPr>
          <w:t xml:space="preserve">Retrieval quality is not measured directly: hit@k and MRR are future work.</w:t>
        </w:r>
      </w:ins>
    </w:p>
    <w:p w:rsidR="00000000" w:rsidDel="00000000" w:rsidP="00000000" w:rsidRDefault="00000000" w:rsidRPr="00000000" w14:paraId="0000001A">
      <w:pPr>
        <w:pStyle w:val="Heading3"/>
        <w:keepNext w:val="1"/>
        <w:spacing w:after="80" w:before="200" w:lineRule="auto"/>
        <w:rPr>
          <w:ins w:id="10979" w:author="CastorIQ V3 rebuild" w:date="2026-09-16T17:36:25Z"/>
        </w:rPr>
      </w:pPr>
      <w:ins w:id="10978" w:author="CastorIQ V3 rebuild" w:date="2026-09-16T17:36:25Z">
        <w:r>
          <w:rPr>
            <w:b w:val="1"/>
            <w:bCs w:val="1"/>
            <w:color w:val="1b3a6b"/>
            <w:sz w:val="22"/>
            <w:szCs w:val="22"/>
            <w:rtl w:val="0"/>
          </w:rPr>
          <w:t xml:space="preserve">5.2.4 What is not measured, and threats to validity</w:t>
        </w:r>
      </w:ins>
    </w:p>
    <w:p w:rsidR="00000000" w:rsidDel="00000000" w:rsidP="00000000" w:rsidRDefault="00000000" w:rsidRPr="00000000" w14:paraId="00000018">
      <w:pPr>
        <w:spacing w:after="120" w:line="276" w:lineRule="auto"/>
        <w:jc w:val="both"/>
        <w:rPr>
          <w:ins w:id="10983" w:author="CastorIQ V3 rebuild" w:date="2026-09-16T17:36:25Z"/>
        </w:rPr>
      </w:pPr>
      <w:ins w:id="10980" w:author="CastorIQ V3 rebuild" w:date="2026-09-16T17:36:25Z">
        <w:r>
          <w:rPr>
            <w:color w:val="1a1613"/>
            <w:rtl w:val="0"/>
          </w:rPr>
          <w:t xml:space="preserve">No OCR accuracy has been measured on Castor's side. The tier-level correctness, schema-adherence and latency figures of the July draft traced to no record and are withdrawn. The 12 GB and 24 GB rows, an adversarial sandbox corpus and </w:t>
        </w:r>
      </w:ins>
      <w:ins w:id="10981" w:author="CastorIQ V3 rebuild" w:date="2026-09-16T17:36:25Z">
        <w:r>
          <w:rPr>
            <w:color w:val="1a1613"/>
            <w:highlight w:val="magenta"/>
            <w:rtl w:val="0"/>
          </w:rPr>
          <w:t xml:space="preserve">an expert labelling scored against the harness with Cohen's κ (Cohen, 1960)</w:t>
        </w:r>
      </w:ins>
      <w:ins w:id="10982" w:author="CastorIQ V3 rebuild" w:date="2026-09-16T17:36:25Z">
        <w:r>
          <w:rPr>
            <w:color w:val="1a1613"/>
            <w:rtl w:val="0"/>
          </w:rPr>
          <w:t xml:space="preserve"> are open. Each row is one model on one machine and claims nothing beyond it. The Modify and planted-conflict corpora were written by the authors, and their disputed conventions are documented, not fixed after the fact. Samples are small, so every rate carries its denominator. Local models are non-deterministic at temperature 0.1: Modify rows keep the worse of two runs, RAV rows report the range of three, and a change counts as an improvement only beyond the baseline's range.</w:t>
        </w:r>
      </w:ins>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5.3 Test suite and quality assurance</w:t>
      </w:r>
    </w:p>
    <w:p w:rsidR="00000000" w:rsidDel="00000000" w:rsidP="00000000" w:rsidRDefault="00000000" w:rsidRPr="00000000" w14:paraId="00000078">
      <w:pPr>
        <w:spacing w:after="120" w:line="276" w:lineRule="auto"/>
        <w:jc w:val="both"/>
        <w:rPr>
          <w:del w:id="11010" w:author="CastorIQ V3 rebuild" w:date="2026-09-16T17:36:25Z"/>
        </w:rPr>
      </w:pPr>
      <w:del w:id="10984" w:author="CastorIQ V3 rebuild" w:date="2026-09-16T17:36:25Z">
        <w:r w:rsidDel="00000000" w:rsidR="00000000" w:rsidRPr="00000000">
          <w:rPr>
            <w:color w:val="1a1613"/>
            <w:rtl w:val="0"/>
          </w:rPr>
          <w:delText xml:space="preserve">The automated test suite has grown from 434 tests at the end of the core-build phase to </w:delText>
        </w:r>
      </w:del>
      <w:del w:id="10985" w:author="CastorIQ V3 rebuild" w:date="2026-09-16T17:36:25Z">
        <w:r w:rsidDel="00000000" w:rsidR="00000000" w:rsidRPr="00000000">
          <w:rPr>
            <w:color w:val="1a1613"/>
            <w:rtl w:val="0"/>
          </w:rPr>
          <w:delText xml:space="preserve">1,840 tests</w:delText>
        </w:r>
      </w:del>
      <w:del w:id="10986" w:author="CastorIQ V3 rebuild" w:date="2026-09-16T17:36:25Z">
        <w:r w:rsidDel="00000000" w:rsidR="00000000" w:rsidRPr="00000000">
          <w:rPr>
            <w:color w:val="1a1613"/>
            <w:rtl w:val="0"/>
          </w:rPr>
          <w:delText xml:space="preserve"> at the time of this submission, with per-application test runs and a code-style gate mandatory before any merge. Coverage is broad rather than concentrated: the write path (triage, slot extraction, entity resolution, tier routing, Tier 1/2/3 validators and executors, the modification service, the Guardian/RAV check, conflict scanning, the Git service, and the WebSocket consumers) accounts for the largest single share at </w:delText>
        </w:r>
      </w:del>
      <w:del w:id="10987" w:author="CastorIQ V3 rebuild" w:date="2026-09-16T17:36:25Z">
        <w:r w:rsidDel="00000000" w:rsidR="00000000" w:rsidRPr="00000000">
          <w:rPr>
            <w:color w:val="1a1613"/>
            <w:rtl w:val="0"/>
          </w:rPr>
          <w:delText xml:space="preserve">487</w:delText>
        </w:r>
      </w:del>
      <w:del w:id="10988" w:author="CastorIQ V3 rebuild" w:date="2026-09-16T17:36:25Z">
        <w:r w:rsidDel="00000000" w:rsidR="00000000" w:rsidRPr="00000000">
          <w:rPr>
            <w:color w:val="1a1613"/>
            <w:rtl w:val="0"/>
          </w:rPr>
          <w:delText xml:space="preserve"> tests; the 7D Facilities module accounts for </w:delText>
        </w:r>
      </w:del>
      <w:del w:id="10989" w:author="CastorIQ V3 rebuild" w:date="2026-09-16T17:36:25Z">
        <w:r w:rsidDel="00000000" w:rsidR="00000000" w:rsidRPr="00000000">
          <w:rPr>
            <w:color w:val="1a1613"/>
            <w:rtl w:val="0"/>
          </w:rPr>
          <w:delText xml:space="preserve">447</w:delText>
        </w:r>
      </w:del>
      <w:del w:id="10990" w:author="CastorIQ V3 rebuild" w:date="2026-09-16T17:36:25Z">
        <w:r w:rsidDel="00000000" w:rsidR="00000000" w:rsidRPr="00000000">
          <w:rPr>
            <w:color w:val="1a1613"/>
            <w:rtl w:val="0"/>
          </w:rPr>
          <w:delText xml:space="preserve">; core platform concerns including BYOK, token budgeting, and LLM routing for </w:delText>
        </w:r>
      </w:del>
      <w:del w:id="10991" w:author="CastorIQ V3 rebuild" w:date="2026-09-16T17:36:25Z">
        <w:r w:rsidDel="00000000" w:rsidR="00000000" w:rsidRPr="00000000">
          <w:rPr>
            <w:color w:val="1a1613"/>
            <w:rtl w:val="0"/>
          </w:rPr>
          <w:delText xml:space="preserve">325</w:delText>
        </w:r>
      </w:del>
      <w:del w:id="10992" w:author="CastorIQ V3 rebuild" w:date="2026-09-16T17:36:25Z">
        <w:r w:rsidDel="00000000" w:rsidR="00000000" w:rsidRPr="00000000">
          <w:rPr>
            <w:color w:val="1a1613"/>
            <w:rtl w:val="0"/>
          </w:rPr>
          <w:delText xml:space="preserve">; and the remainder spans scheduling and 5D cost (</w:delText>
        </w:r>
      </w:del>
      <w:del w:id="10993" w:author="CastorIQ V3 rebuild" w:date="2026-09-16T17:36:25Z">
        <w:r w:rsidDel="00000000" w:rsidR="00000000" w:rsidRPr="00000000">
          <w:rPr>
            <w:color w:val="1a1613"/>
            <w:rtl w:val="0"/>
          </w:rPr>
          <w:delText xml:space="preserve">176</w:delText>
        </w:r>
      </w:del>
      <w:del w:id="10994" w:author="CastorIQ V3 rebuild" w:date="2026-09-16T17:36:25Z">
        <w:r w:rsidDel="00000000" w:rsidR="00000000" w:rsidRPr="00000000">
          <w:rPr>
            <w:color w:val="1a1613"/>
            <w:rtl w:val="0"/>
          </w:rPr>
          <w:delText xml:space="preserve">), environment and deployment configuration (</w:delText>
        </w:r>
      </w:del>
      <w:del w:id="10995" w:author="CastorIQ V3 rebuild" w:date="2026-09-16T17:36:25Z">
        <w:r w:rsidDel="00000000" w:rsidR="00000000" w:rsidRPr="00000000">
          <w:rPr>
            <w:color w:val="1a1613"/>
            <w:rtl w:val="0"/>
          </w:rPr>
          <w:delText xml:space="preserve">151</w:delText>
        </w:r>
      </w:del>
      <w:del w:id="10996" w:author="CastorIQ V3 rebuild" w:date="2026-09-16T17:36:25Z">
        <w:r w:rsidDel="00000000" w:rsidR="00000000" w:rsidRPr="00000000">
          <w:rPr>
            <w:color w:val="1a1613"/>
            <w:rtl w:val="0"/>
          </w:rPr>
          <w:delText xml:space="preserve">), IFC processing (</w:delText>
        </w:r>
      </w:del>
      <w:del w:id="10997" w:author="CastorIQ V3 rebuild" w:date="2026-09-16T17:36:25Z">
        <w:r w:rsidDel="00000000" w:rsidR="00000000" w:rsidRPr="00000000">
          <w:rPr>
            <w:color w:val="1a1613"/>
            <w:rtl w:val="0"/>
          </w:rPr>
          <w:delText xml:space="preserve">146</w:delText>
        </w:r>
      </w:del>
      <w:del w:id="10998" w:author="CastorIQ V3 rebuild" w:date="2026-09-16T17:36:25Z">
        <w:r w:rsidDel="00000000" w:rsidR="00000000" w:rsidRPr="00000000">
          <w:rPr>
            <w:color w:val="1a1613"/>
            <w:rtl w:val="0"/>
          </w:rPr>
          <w:delText xml:space="preserve">), the Ask and RAG path (</w:delText>
        </w:r>
      </w:del>
      <w:del w:id="10999" w:author="CastorIQ V3 rebuild" w:date="2026-09-16T17:36:25Z">
        <w:r w:rsidDel="00000000" w:rsidR="00000000" w:rsidRPr="00000000">
          <w:rPr>
            <w:color w:val="1a1613"/>
            <w:rtl w:val="0"/>
          </w:rPr>
          <w:delText xml:space="preserve">38</w:delText>
        </w:r>
      </w:del>
      <w:del w:id="11000" w:author="CastorIQ V3 rebuild" w:date="2026-09-16T17:36:25Z">
        <w:r w:rsidDel="00000000" w:rsidR="00000000" w:rsidRPr="00000000">
          <w:rPr>
            <w:color w:val="1a1613"/>
            <w:rtl w:val="0"/>
          </w:rPr>
          <w:delText xml:space="preserve">), document ingestion and OCR (</w:delText>
        </w:r>
      </w:del>
      <w:del w:id="11001" w:author="CastorIQ V3 rebuild" w:date="2026-09-16T17:36:25Z">
        <w:r w:rsidDel="00000000" w:rsidR="00000000" w:rsidRPr="00000000">
          <w:rPr>
            <w:color w:val="1a1613"/>
            <w:rtl w:val="0"/>
          </w:rPr>
          <w:delText xml:space="preserve">37</w:delText>
        </w:r>
      </w:del>
      <w:del w:id="11002" w:author="CastorIQ V3 rebuild" w:date="2026-09-16T17:36:25Z">
        <w:r w:rsidDel="00000000" w:rsidR="00000000" w:rsidRPr="00000000">
          <w:rPr>
            <w:color w:val="1a1613"/>
            <w:rtl w:val="0"/>
          </w:rPr>
          <w:delText xml:space="preserve">), embeddings (</w:delText>
        </w:r>
      </w:del>
      <w:del w:id="11003" w:author="CastorIQ V3 rebuild" w:date="2026-09-16T17:36:25Z">
        <w:r w:rsidDel="00000000" w:rsidR="00000000" w:rsidRPr="00000000">
          <w:rPr>
            <w:color w:val="1a1613"/>
            <w:rtl w:val="0"/>
          </w:rPr>
          <w:delText xml:space="preserve">16</w:delText>
        </w:r>
      </w:del>
      <w:del w:id="11004" w:author="CastorIQ V3 rebuild" w:date="2026-09-16T17:36:25Z">
        <w:r w:rsidDel="00000000" w:rsidR="00000000" w:rsidRPr="00000000">
          <w:rPr>
            <w:color w:val="1a1613"/>
            <w:rtl w:val="0"/>
          </w:rPr>
          <w:delText xml:space="preserve">), the beta funnel (</w:delText>
        </w:r>
      </w:del>
      <w:del w:id="11005" w:author="CastorIQ V3 rebuild" w:date="2026-09-16T17:36:25Z">
        <w:r w:rsidDel="00000000" w:rsidR="00000000" w:rsidRPr="00000000">
          <w:rPr>
            <w:color w:val="1a1613"/>
            <w:rtl w:val="0"/>
          </w:rPr>
          <w:delText xml:space="preserve">11</w:delText>
        </w:r>
      </w:del>
      <w:del w:id="11006" w:author="CastorIQ V3 rebuild" w:date="2026-09-16T17:36:25Z">
        <w:r w:rsidDel="00000000" w:rsidR="00000000" w:rsidRPr="00000000">
          <w:rPr>
            <w:color w:val="1a1613"/>
            <w:rtl w:val="0"/>
          </w:rPr>
          <w:delText xml:space="preserve">), and user management (</w:delText>
        </w:r>
      </w:del>
      <w:del w:id="11007" w:author="CastorIQ V3 rebuild" w:date="2026-09-16T17:36:25Z">
        <w:r w:rsidDel="00000000" w:rsidR="00000000" w:rsidRPr="00000000">
          <w:rPr>
            <w:color w:val="1a1613"/>
            <w:rtl w:val="0"/>
          </w:rPr>
          <w:delText xml:space="preserve">6</w:delText>
        </w:r>
      </w:del>
      <w:del w:id="11008" w:author="CastorIQ V3 rebuild" w:date="2026-09-16T17:36:25Z">
        <w:r w:rsidDel="00000000" w:rsidR="00000000" w:rsidRPr="00000000">
          <w:rPr>
            <w:color w:val="1a1613"/>
            <w:rtl w:val="0"/>
          </w:rPr>
          <w:delText xml:space="preserve">). This is coverage of behaviour, not evidence of end-to-end efficacy: structured acceptance testing by domain experts has not yet taken place, and formal load and regression testing has not been performed.</w:delText>
        </w:r>
      </w:del>
      <w:del w:id="11009" w:author="CastorIQ V3 rebuild" w:date="2026-09-16T17:36:25Z">
        <w:r w:rsidDel="00000000" w:rsidR="00000000" w:rsidRPr="00000000">
          <w:rPr>
            <w:rtl w:val="0"/>
          </w:rPr>
        </w:r>
      </w:del>
    </w:p>
    <w:p w:rsidR="00000000" w:rsidDel="00000000" w:rsidP="00000000" w:rsidRDefault="00000000" w:rsidRPr="00000000" w14:paraId="00000079">
      <w:pPr>
        <w:spacing w:after="120" w:line="276" w:lineRule="auto"/>
        <w:jc w:val="both"/>
        <w:rPr>
          <w:del w:id="11013" w:author="CastorIQ V3 rebuild" w:date="2026-09-16T17:36:25Z"/>
        </w:rPr>
      </w:pPr>
      <w:del w:id="11011" w:author="CastorIQ V3 rebuild" w:date="2026-09-16T17:36:25Z">
        <w:r w:rsidDel="00000000" w:rsidR="00000000" w:rsidRPr="00000000">
          <w:rPr>
            <w:color w:val="1a1613"/>
            <w:rtl w:val="0"/>
          </w:rPr>
          <w:delText xml:space="preserve">Continued testing since the July submission has surfaced and closed one substantive defect in the entity-resolution path of the Modify pipeline (a 200-wall / 0-wall / 200-wall filter pattern under specific prompt shapes). Fixes 1 through 4 for that defect were merged as PR #16 on 2026-09-02, with the 649-test writeback suite passing and the safety guard verified live in the UI on the lightest model tier. This is representative rather than exhaustive: the testing programme continues to surface findings that feed the pre-defence agenda.</w:delText>
        </w:r>
      </w:del>
      <w:del w:id="11012" w:author="CastorIQ V3 rebuild" w:date="2026-09-16T17:36:25Z">
        <w:r w:rsidDel="00000000" w:rsidR="00000000" w:rsidRPr="00000000">
          <w:rPr>
            <w:rtl w:val="0"/>
          </w:rPr>
        </w:r>
      </w:del>
    </w:p>
    <w:p w:rsidR="00000000" w:rsidDel="00000000" w:rsidP="00000000" w:rsidRDefault="00000000" w:rsidRPr="00000000" w14:paraId="00000018">
      <w:pPr>
        <w:spacing w:after="120" w:line="276" w:lineRule="auto"/>
        <w:jc w:val="both"/>
        <w:rPr>
          <w:ins w:id="11017" w:author="CastorIQ V3 rebuild" w:date="2026-09-16T17:36:25Z"/>
        </w:rPr>
      </w:pPr>
      <w:ins w:id="11014" w:author="CastorIQ V3 rebuild" w:date="2026-09-16T17:36:25Z">
        <w:r>
          <w:rPr>
            <w:color w:val="1a1613"/>
            <w:rtl w:val="0"/>
          </w:rPr>
          <w:t xml:space="preserve">The suite collects 2,672 tests plus 19 Playwright end-to-end tests, with </w:t>
        </w:r>
      </w:ins>
      <w:ins w:id="11015" w:author="CastorIQ V3 rebuild" w:date="2026-09-16T17:36:25Z">
        <w:r>
          <w:rPr>
            <w:rFonts w:ascii="Consolas" w:hAnsi="Consolas" w:cs="Consolas" w:eastAsia="Consolas"/>
            <w:color w:val="1a1613"/>
            <w:sz w:val="19"/>
            <w:szCs w:val="19"/>
            <w:rtl w:val="0"/>
          </w:rPr>
          <w:t xml:space="preserve">ruff</w:t>
        </w:r>
      </w:ins>
      <w:ins w:id="11016" w:author="CastorIQ V3 rebuild" w:date="2026-09-16T17:36:25Z">
        <w:r>
          <w:rPr>
            <w:color w:val="1a1613"/>
            <w:rtl w:val="0"/>
          </w:rPr>
          <w:t xml:space="preserve"> lint and format as a merge gate. Model, embedding, Git and file-system boundaries are mocked; only the harnesses call a model. The suite shows behaviour under specified inputs, not end-to-end efficacy, and no load testing has been done.</w:t>
        </w:r>
      </w:ins>
    </w:p>
    <w:tbl>
      <w:tblPr>
        <w:tblW w:w="86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47"/>
        <w:gridCol w:w="1019"/>
      </w:tblGrid>
      <w:tr>
        <w:trPr>
          <w:cantSplit w:val="1"/>
          <w:tblHeader w:val="1"/>
          <w:ins w:id="11018" w:author="CastorIQ V3 rebuild" w:date="2026-09-16T17:36:25Z"/>
        </w:trPr>
        <w:tc>
          <w:tcPr>
            <w:tcW w:w="7647"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1020" w:author="CastorIQ V3 rebuild" w:date="2026-09-16T17:36:25Z"/>
              </w:rPr>
            </w:pPr>
            <w:ins w:id="11019" w:author="CastorIQ V3 rebuild" w:date="2026-09-16T17:36:25Z">
              <w:r>
                <w:rPr>
                  <w:b w:val="1"/>
                  <w:bCs w:val="1"/>
                  <w:color w:val="1b3a6b"/>
                  <w:sz w:val="17"/>
                  <w:szCs w:val="17"/>
                  <w:rtl w:val="0"/>
                </w:rPr>
                <w:t xml:space="preserve">Area</w:t>
              </w:r>
            </w:ins>
          </w:p>
        </w:tc>
        <w:tc>
          <w:tcPr>
            <w:tcW w:w="1019"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1022" w:author="CastorIQ V3 rebuild" w:date="2026-09-16T17:36:25Z"/>
              </w:rPr>
            </w:pPr>
            <w:ins w:id="11021" w:author="CastorIQ V3 rebuild" w:date="2026-09-16T17:36:25Z">
              <w:r>
                <w:rPr>
                  <w:b w:val="1"/>
                  <w:bCs w:val="1"/>
                  <w:color w:val="1b3a6b"/>
                  <w:sz w:val="17"/>
                  <w:szCs w:val="17"/>
                  <w:rtl w:val="0"/>
                </w:rPr>
                <w:t xml:space="preserve">Tests</w:t>
              </w:r>
            </w:ins>
          </w:p>
        </w:tc>
      </w:tr>
      <w:tr>
        <w:trPr>
          <w:cantSplit w:val="1"/>
          <w:tblHeader w:val="0"/>
          <w:ins w:id="11023" w:author="CastorIQ V3 rebuild" w:date="2026-09-16T17:36:25Z"/>
        </w:trPr>
        <w:tc>
          <w:tcPr>
            <w:tcW w:w="764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1025" w:author="CastorIQ V3 rebuild" w:date="2026-09-16T17:36:25Z"/>
              </w:rPr>
            </w:pPr>
            <w:ins w:id="11024" w:author="CastorIQ V3 rebuild" w:date="2026-09-16T17:36:25Z">
              <w:r>
                <w:rPr>
                  <w:color w:val="1a1613"/>
                  <w:sz w:val="17"/>
                  <w:szCs w:val="17"/>
                  <w:rtl w:val="0"/>
                </w:rPr>
                <w:t xml:space="preserve">Facilities (7D)</w:t>
              </w:r>
            </w:ins>
          </w:p>
        </w:tc>
        <w:tc>
          <w:tcPr>
            <w:tcW w:w="101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1027" w:author="CastorIQ V3 rebuild" w:date="2026-09-16T17:36:25Z"/>
              </w:rPr>
            </w:pPr>
            <w:ins w:id="11026" w:author="CastorIQ V3 rebuild" w:date="2026-09-16T17:36:25Z">
              <w:r>
                <w:rPr>
                  <w:color w:val="1a1613"/>
                  <w:sz w:val="17"/>
                  <w:szCs w:val="17"/>
                  <w:rtl w:val="0"/>
                </w:rPr>
                <w:t xml:space="preserve">473</w:t>
              </w:r>
            </w:ins>
          </w:p>
        </w:tc>
      </w:tr>
      <w:tr>
        <w:trPr>
          <w:cantSplit w:val="1"/>
          <w:tblHeader w:val="0"/>
          <w:ins w:id="11028" w:author="CastorIQ V3 rebuild" w:date="2026-09-16T17:36:25Z"/>
        </w:trPr>
        <w:tc>
          <w:tcPr>
            <w:tcW w:w="764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1030" w:author="CastorIQ V3 rebuild" w:date="2026-09-16T17:36:25Z"/>
              </w:rPr>
            </w:pPr>
            <w:ins w:id="11029" w:author="CastorIQ V3 rebuild" w:date="2026-09-16T17:36:25Z">
              <w:r>
                <w:rPr>
                  <w:color w:val="1a1613"/>
                  <w:sz w:val="17"/>
                  <w:szCs w:val="17"/>
                  <w:rtl w:val="0"/>
                </w:rPr>
                <w:t xml:space="preserve">Quantities / 5D takeoff</w:t>
              </w:r>
            </w:ins>
          </w:p>
        </w:tc>
        <w:tc>
          <w:tcPr>
            <w:tcW w:w="101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1032" w:author="CastorIQ V3 rebuild" w:date="2026-09-16T17:36:25Z"/>
              </w:rPr>
            </w:pPr>
            <w:ins w:id="11031" w:author="CastorIQ V3 rebuild" w:date="2026-09-16T17:36:25Z">
              <w:r>
                <w:rPr>
                  <w:color w:val="1a1613"/>
                  <w:sz w:val="17"/>
                  <w:szCs w:val="17"/>
                  <w:rtl w:val="0"/>
                </w:rPr>
                <w:t xml:space="preserve">412</w:t>
              </w:r>
            </w:ins>
          </w:p>
        </w:tc>
      </w:tr>
      <w:tr>
        <w:trPr>
          <w:cantSplit w:val="1"/>
          <w:tblHeader w:val="0"/>
          <w:ins w:id="11033" w:author="CastorIQ V3 rebuild" w:date="2026-09-16T17:36:25Z"/>
        </w:trPr>
        <w:tc>
          <w:tcPr>
            <w:tcW w:w="764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1035" w:author="CastorIQ V3 rebuild" w:date="2026-09-16T17:36:25Z"/>
              </w:rPr>
            </w:pPr>
            <w:ins w:id="11034" w:author="CastorIQ V3 rebuild" w:date="2026-09-16T17:36:25Z">
              <w:r>
                <w:rPr>
                  <w:color w:val="1a1613"/>
                  <w:sz w:val="17"/>
                  <w:szCs w:val="17"/>
                  <w:rtl w:val="0"/>
                </w:rPr>
                <w:t xml:space="preserve">Write-back (pipeline, Guardian, conflict scanner, RAV harness, Git, consumers)</w:t>
              </w:r>
            </w:ins>
          </w:p>
        </w:tc>
        <w:tc>
          <w:tcPr>
            <w:tcW w:w="101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1037" w:author="CastorIQ V3 rebuild" w:date="2026-09-16T17:36:25Z"/>
              </w:rPr>
            </w:pPr>
            <w:ins w:id="11036" w:author="CastorIQ V3 rebuild" w:date="2026-09-16T17:36:25Z">
              <w:r>
                <w:rPr>
                  <w:color w:val="1a1613"/>
                  <w:sz w:val="17"/>
                  <w:szCs w:val="17"/>
                  <w:rtl w:val="0"/>
                </w:rPr>
                <w:t xml:space="preserve">415</w:t>
              </w:r>
            </w:ins>
          </w:p>
        </w:tc>
      </w:tr>
      <w:tr>
        <w:trPr>
          <w:cantSplit w:val="1"/>
          <w:tblHeader w:val="0"/>
          <w:ins w:id="11038" w:author="CastorIQ V3 rebuild" w:date="2026-09-16T17:36:25Z"/>
        </w:trPr>
        <w:tc>
          <w:tcPr>
            <w:tcW w:w="764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1040" w:author="CastorIQ V3 rebuild" w:date="2026-09-16T17:36:25Z"/>
              </w:rPr>
            </w:pPr>
            <w:ins w:id="11039" w:author="CastorIQ V3 rebuild" w:date="2026-09-16T17:36:25Z">
              <w:r>
                <w:rPr>
                  <w:color w:val="1a1613"/>
                  <w:sz w:val="17"/>
                  <w:szCs w:val="17"/>
                  <w:rtl w:val="0"/>
                </w:rPr>
                <w:t xml:space="preserve">Core platform (BYOK, budgets, LLM routing, staff)</w:t>
              </w:r>
            </w:ins>
          </w:p>
        </w:tc>
        <w:tc>
          <w:tcPr>
            <w:tcW w:w="101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1042" w:author="CastorIQ V3 rebuild" w:date="2026-09-16T17:36:25Z"/>
              </w:rPr>
            </w:pPr>
            <w:ins w:id="11041" w:author="CastorIQ V3 rebuild" w:date="2026-09-16T17:36:25Z">
              <w:r>
                <w:rPr>
                  <w:color w:val="1a1613"/>
                  <w:sz w:val="17"/>
                  <w:szCs w:val="17"/>
                  <w:rtl w:val="0"/>
                </w:rPr>
                <w:t xml:space="preserve">338</w:t>
              </w:r>
            </w:ins>
          </w:p>
        </w:tc>
      </w:tr>
      <w:tr>
        <w:trPr>
          <w:cantSplit w:val="1"/>
          <w:tblHeader w:val="0"/>
          <w:ins w:id="11043" w:author="CastorIQ V3 rebuild" w:date="2026-09-16T17:36:25Z"/>
        </w:trPr>
        <w:tc>
          <w:tcPr>
            <w:tcW w:w="764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1045" w:author="CastorIQ V3 rebuild" w:date="2026-09-16T17:36:25Z"/>
              </w:rPr>
            </w:pPr>
            <w:ins w:id="11044" w:author="CastorIQ V3 rebuild" w:date="2026-09-16T17:36:25Z">
              <w:r>
                <w:rPr>
                  <w:color w:val="1a1613"/>
                  <w:sz w:val="17"/>
                  <w:szCs w:val="17"/>
                  <w:rtl w:val="0"/>
                </w:rPr>
                <w:t xml:space="preserve">IFC processing (parser, diff, sandbox, round-trip)</w:t>
              </w:r>
            </w:ins>
          </w:p>
        </w:tc>
        <w:tc>
          <w:tcPr>
            <w:tcW w:w="101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1047" w:author="CastorIQ V3 rebuild" w:date="2026-09-16T17:36:25Z"/>
              </w:rPr>
            </w:pPr>
            <w:ins w:id="11046" w:author="CastorIQ V3 rebuild" w:date="2026-09-16T17:36:25Z">
              <w:r>
                <w:rPr>
                  <w:color w:val="1a1613"/>
                  <w:sz w:val="17"/>
                  <w:szCs w:val="17"/>
                  <w:rtl w:val="0"/>
                </w:rPr>
                <w:t xml:space="preserve">295</w:t>
              </w:r>
            </w:ins>
          </w:p>
        </w:tc>
      </w:tr>
      <w:tr>
        <w:trPr>
          <w:cantSplit w:val="1"/>
          <w:tblHeader w:val="0"/>
          <w:ins w:id="11048" w:author="CastorIQ V3 rebuild" w:date="2026-09-16T17:36:25Z"/>
        </w:trPr>
        <w:tc>
          <w:tcPr>
            <w:tcW w:w="764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1050" w:author="CastorIQ V3 rebuild" w:date="2026-09-16T17:36:25Z"/>
              </w:rPr>
            </w:pPr>
            <w:ins w:id="11049" w:author="CastorIQ V3 rebuild" w:date="2026-09-16T17:36:25Z">
              <w:r>
                <w:rPr>
                  <w:color w:val="1a1613"/>
                  <w:sz w:val="17"/>
                  <w:szCs w:val="17"/>
                  <w:rtl w:val="0"/>
                </w:rPr>
                <w:t xml:space="preserve">Scheduling (4D)</w:t>
              </w:r>
            </w:ins>
          </w:p>
        </w:tc>
        <w:tc>
          <w:tcPr>
            <w:tcW w:w="101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1052" w:author="CastorIQ V3 rebuild" w:date="2026-09-16T17:36:25Z"/>
              </w:rPr>
            </w:pPr>
            <w:ins w:id="11051" w:author="CastorIQ V3 rebuild" w:date="2026-09-16T17:36:25Z">
              <w:r>
                <w:rPr>
                  <w:color w:val="1a1613"/>
                  <w:sz w:val="17"/>
                  <w:szCs w:val="17"/>
                  <w:rtl w:val="0"/>
                </w:rPr>
                <w:t xml:space="preserve">263</w:t>
              </w:r>
            </w:ins>
          </w:p>
        </w:tc>
      </w:tr>
      <w:tr>
        <w:trPr>
          <w:cantSplit w:val="1"/>
          <w:tblHeader w:val="0"/>
          <w:ins w:id="11053" w:author="CastorIQ V3 rebuild" w:date="2026-09-16T17:36:25Z"/>
        </w:trPr>
        <w:tc>
          <w:tcPr>
            <w:tcW w:w="764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1055" w:author="CastorIQ V3 rebuild" w:date="2026-09-16T17:36:25Z"/>
              </w:rPr>
            </w:pPr>
            <w:ins w:id="11054" w:author="CastorIQ V3 rebuild" w:date="2026-09-16T17:36:25Z">
              <w:r>
                <w:rPr>
                  <w:color w:val="1a1613"/>
                  <w:sz w:val="17"/>
                  <w:szCs w:val="17"/>
                  <w:rtl w:val="0"/>
                </w:rPr>
                <w:t xml:space="preserve">Environments and deployment</w:t>
              </w:r>
            </w:ins>
          </w:p>
        </w:tc>
        <w:tc>
          <w:tcPr>
            <w:tcW w:w="101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1057" w:author="CastorIQ V3 rebuild" w:date="2026-09-16T17:36:25Z"/>
              </w:rPr>
            </w:pPr>
            <w:ins w:id="11056" w:author="CastorIQ V3 rebuild" w:date="2026-09-16T17:36:25Z">
              <w:r>
                <w:rPr>
                  <w:color w:val="1a1613"/>
                  <w:sz w:val="17"/>
                  <w:szCs w:val="17"/>
                  <w:rtl w:val="0"/>
                </w:rPr>
                <w:t xml:space="preserve">162</w:t>
              </w:r>
            </w:ins>
          </w:p>
        </w:tc>
      </w:tr>
      <w:tr>
        <w:trPr>
          <w:cantSplit w:val="1"/>
          <w:tblHeader w:val="0"/>
          <w:ins w:id="11058" w:author="CastorIQ V3 rebuild" w:date="2026-09-16T17:36:25Z"/>
        </w:trPr>
        <w:tc>
          <w:tcPr>
            <w:tcW w:w="764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1060" w:author="CastorIQ V3 rebuild" w:date="2026-09-16T17:36:25Z"/>
              </w:rPr>
            </w:pPr>
            <w:ins w:id="11059" w:author="CastorIQ V3 rebuild" w:date="2026-09-16T17:36:25Z">
              <w:r>
                <w:rPr>
                  <w:color w:val="1a1613"/>
                  <w:sz w:val="17"/>
                  <w:szCs w:val="17"/>
                  <w:rtl w:val="0"/>
                </w:rPr>
                <w:t xml:space="preserve">Ask / RAG and the Ask benchmark scorer</w:t>
              </w:r>
            </w:ins>
          </w:p>
        </w:tc>
        <w:tc>
          <w:tcPr>
            <w:tcW w:w="101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1062" w:author="CastorIQ V3 rebuild" w:date="2026-09-16T17:36:25Z"/>
              </w:rPr>
            </w:pPr>
            <w:ins w:id="11061" w:author="CastorIQ V3 rebuild" w:date="2026-09-16T17:36:25Z">
              <w:r>
                <w:rPr>
                  <w:color w:val="1a1613"/>
                  <w:sz w:val="17"/>
                  <w:szCs w:val="17"/>
                  <w:rtl w:val="0"/>
                </w:rPr>
                <w:t xml:space="preserve">109</w:t>
              </w:r>
            </w:ins>
          </w:p>
        </w:tc>
      </w:tr>
      <w:tr>
        <w:trPr>
          <w:cantSplit w:val="1"/>
          <w:tblHeader w:val="0"/>
          <w:ins w:id="11063" w:author="CastorIQ V3 rebuild" w:date="2026-09-16T17:36:25Z"/>
        </w:trPr>
        <w:tc>
          <w:tcPr>
            <w:tcW w:w="764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1065" w:author="CastorIQ V3 rebuild" w:date="2026-09-16T17:36:25Z"/>
              </w:rPr>
            </w:pPr>
            <w:ins w:id="11064" w:author="CastorIQ V3 rebuild" w:date="2026-09-16T17:36:25Z">
              <w:r>
                <w:rPr>
                  <w:color w:val="1a1613"/>
                  <w:sz w:val="17"/>
                  <w:szCs w:val="17"/>
                  <w:rtl w:val="0"/>
                </w:rPr>
                <w:t xml:space="preserve">5D cost</w:t>
              </w:r>
            </w:ins>
          </w:p>
        </w:tc>
        <w:tc>
          <w:tcPr>
            <w:tcW w:w="101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1067" w:author="CastorIQ V3 rebuild" w:date="2026-09-16T17:36:25Z"/>
              </w:rPr>
            </w:pPr>
            <w:ins w:id="11066" w:author="CastorIQ V3 rebuild" w:date="2026-09-16T17:36:25Z">
              <w:r>
                <w:rPr>
                  <w:color w:val="1a1613"/>
                  <w:sz w:val="17"/>
                  <w:szCs w:val="17"/>
                  <w:rtl w:val="0"/>
                </w:rPr>
                <w:t xml:space="preserve">66</w:t>
              </w:r>
            </w:ins>
          </w:p>
        </w:tc>
      </w:tr>
      <w:tr>
        <w:trPr>
          <w:cantSplit w:val="1"/>
          <w:tblHeader w:val="0"/>
          <w:ins w:id="11068" w:author="CastorIQ V3 rebuild" w:date="2026-09-16T17:36:25Z"/>
        </w:trPr>
        <w:tc>
          <w:tcPr>
            <w:tcW w:w="764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1070" w:author="CastorIQ V3 rebuild" w:date="2026-09-16T17:36:25Z"/>
              </w:rPr>
            </w:pPr>
            <w:ins w:id="11069" w:author="CastorIQ V3 rebuild" w:date="2026-09-16T17:36:25Z">
              <w:r>
                <w:rPr>
                  <w:color w:val="1a1613"/>
                  <w:sz w:val="17"/>
                  <w:szCs w:val="17"/>
                  <w:rtl w:val="0"/>
                </w:rPr>
                <w:t xml:space="preserve">Documents and OCR</w:t>
              </w:r>
            </w:ins>
          </w:p>
        </w:tc>
        <w:tc>
          <w:tcPr>
            <w:tcW w:w="101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1072" w:author="CastorIQ V3 rebuild" w:date="2026-09-16T17:36:25Z"/>
              </w:rPr>
            </w:pPr>
            <w:ins w:id="11071" w:author="CastorIQ V3 rebuild" w:date="2026-09-16T17:36:25Z">
              <w:r>
                <w:rPr>
                  <w:color w:val="1a1613"/>
                  <w:sz w:val="17"/>
                  <w:szCs w:val="17"/>
                  <w:rtl w:val="0"/>
                </w:rPr>
                <w:t xml:space="preserve">37</w:t>
              </w:r>
            </w:ins>
          </w:p>
        </w:tc>
      </w:tr>
      <w:tr>
        <w:trPr>
          <w:cantSplit w:val="1"/>
          <w:tblHeader w:val="0"/>
          <w:ins w:id="11073" w:author="CastorIQ V3 rebuild" w:date="2026-09-16T17:36:25Z"/>
        </w:trPr>
        <w:tc>
          <w:tcPr>
            <w:tcW w:w="764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1075" w:author="CastorIQ V3 rebuild" w:date="2026-09-16T17:36:25Z"/>
              </w:rPr>
            </w:pPr>
            <w:ins w:id="11074" w:author="CastorIQ V3 rebuild" w:date="2026-09-16T17:36:25Z">
              <w:r>
                <w:rPr>
                  <w:color w:val="1a1613"/>
                  <w:sz w:val="17"/>
                  <w:szCs w:val="17"/>
                  <w:rtl w:val="0"/>
                </w:rPr>
                <w:t xml:space="preserve">Classification</w:t>
              </w:r>
            </w:ins>
          </w:p>
        </w:tc>
        <w:tc>
          <w:tcPr>
            <w:tcW w:w="101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1077" w:author="CastorIQ V3 rebuild" w:date="2026-09-16T17:36:25Z"/>
              </w:rPr>
            </w:pPr>
            <w:ins w:id="11076" w:author="CastorIQ V3 rebuild" w:date="2026-09-16T17:36:25Z">
              <w:r>
                <w:rPr>
                  <w:color w:val="1a1613"/>
                  <w:sz w:val="17"/>
                  <w:szCs w:val="17"/>
                  <w:rtl w:val="0"/>
                </w:rPr>
                <w:t xml:space="preserve">35</w:t>
              </w:r>
            </w:ins>
          </w:p>
        </w:tc>
      </w:tr>
      <w:tr>
        <w:trPr>
          <w:cantSplit w:val="1"/>
          <w:tblHeader w:val="0"/>
          <w:ins w:id="11078" w:author="CastorIQ V3 rebuild" w:date="2026-09-16T17:36:25Z"/>
        </w:trPr>
        <w:tc>
          <w:tcPr>
            <w:tcW w:w="764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1080" w:author="CastorIQ V3 rebuild" w:date="2026-09-16T17:36:25Z"/>
              </w:rPr>
            </w:pPr>
            <w:ins w:id="11079" w:author="CastorIQ V3 rebuild" w:date="2026-09-16T17:36:25Z">
              <w:r>
                <w:rPr>
                  <w:color w:val="1a1613"/>
                  <w:sz w:val="17"/>
                  <w:szCs w:val="17"/>
                  <w:rtl w:val="0"/>
                </w:rPr>
                <w:t xml:space="preserve">IFC viewer, embeddings, users, beta funnel, MetaCastor, model quality</w:t>
              </w:r>
            </w:ins>
          </w:p>
        </w:tc>
        <w:tc>
          <w:tcPr>
            <w:tcW w:w="101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1082" w:author="CastorIQ V3 rebuild" w:date="2026-09-16T17:36:25Z"/>
              </w:rPr>
            </w:pPr>
            <w:ins w:id="11081" w:author="CastorIQ V3 rebuild" w:date="2026-09-16T17:36:25Z">
              <w:r>
                <w:rPr>
                  <w:color w:val="1a1613"/>
                  <w:sz w:val="17"/>
                  <w:szCs w:val="17"/>
                  <w:rtl w:val="0"/>
                </w:rPr>
                <w:t xml:space="preserve">67</w:t>
              </w:r>
            </w:ins>
          </w:p>
        </w:tc>
      </w:tr>
      <w:tr>
        <w:trPr>
          <w:cantSplit w:val="1"/>
          <w:tblHeader w:val="0"/>
          <w:ins w:id="11083" w:author="CastorIQ V3 rebuild" w:date="2026-09-16T17:36:25Z"/>
        </w:trPr>
        <w:tc>
          <w:tcPr>
            <w:tcW w:w="764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1085" w:author="CastorIQ V3 rebuild" w:date="2026-09-16T17:36:25Z"/>
              </w:rPr>
            </w:pPr>
            <w:ins w:id="11084" w:author="CastorIQ V3 rebuild" w:date="2026-09-16T17:36:25Z">
              <w:r>
                <w:rPr>
                  <w:color w:val="1a1613"/>
                  <w:sz w:val="17"/>
                  <w:szCs w:val="17"/>
                  <w:rtl w:val="0"/>
                </w:rPr>
                <w:t xml:space="preserve">Playwright end-to-end</w:t>
              </w:r>
            </w:ins>
          </w:p>
        </w:tc>
        <w:tc>
          <w:tcPr>
            <w:tcW w:w="101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1087" w:author="CastorIQ V3 rebuild" w:date="2026-09-16T17:36:25Z"/>
              </w:rPr>
            </w:pPr>
            <w:ins w:id="11086" w:author="CastorIQ V3 rebuild" w:date="2026-09-16T17:36:25Z">
              <w:r>
                <w:rPr>
                  <w:color w:val="1a1613"/>
                  <w:sz w:val="17"/>
                  <w:szCs w:val="17"/>
                  <w:rtl w:val="0"/>
                </w:rPr>
                <w:t xml:space="preserve">19</w:t>
              </w:r>
            </w:ins>
          </w:p>
        </w:tc>
      </w:tr>
    </w:tbl>
    <w:p w:rsidR="00000000" w:rsidDel="00000000" w:rsidP="00000000" w:rsidRDefault="00000000" w:rsidRPr="00000000" w14:paraId="00000075">
      <w:pPr>
        <w:spacing w:after="120" w:line="276" w:lineRule="auto"/>
        <w:rPr>
          <w:ins w:id="11091" w:author="CastorIQ V3 rebuild" w:date="2026-09-16T17:36:25Z"/>
        </w:rPr>
      </w:pPr>
      <w:ins w:id="11088" w:author="CastorIQ V3 rebuild" w:date="2026-09-16T17:36:25Z">
        <w:r>
          <w:rPr>
            <w:i w:val="1"/>
            <w:iCs w:val="1"/>
            <w:color w:val="1a1613"/>
            <w:rtl w:val="0"/>
          </w:rPr>
          <w:t xml:space="preserve">Table 5.5. Collected tests per application, </w:t>
        </w:r>
      </w:ins>
      <w:ins w:id="11089" w:author="CastorIQ V3 rebuild" w:date="2026-09-16T17:36:25Z">
        <w:r>
          <w:rPr>
            <w:rFonts w:ascii="Consolas" w:hAnsi="Consolas" w:cs="Consolas" w:eastAsia="Consolas"/>
            <w:i w:val="1"/>
            <w:iCs w:val="1"/>
            <w:color w:val="1a1613"/>
            <w:sz w:val="19"/>
            <w:szCs w:val="19"/>
            <w:rtl w:val="0"/>
          </w:rPr>
          <w:t xml:space="preserve">pytest --collect-only</w:t>
        </w:r>
      </w:ins>
      <w:ins w:id="11090" w:author="CastorIQ V3 rebuild" w:date="2026-09-16T17:36:25Z">
        <w:r>
          <w:rPr>
            <w:i w:val="1"/>
            <w:iCs w:val="1"/>
            <w:color w:val="1a1613"/>
            <w:rtl w:val="0"/>
          </w:rPr>
          <w:t xml:space="preserve">, 2026-09-16.</w:t>
        </w:r>
      </w:ins>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5.4 External </w:t>
      </w:r>
      <w:ins w:id="11092" w:author="CastorIQ V3 rebuild" w:date="2026-09-16T17:36:25Z">
        <w:r>
          <w:rPr>
            <w:b w:val="1"/>
            <w:bCs w:val="1"/>
            <w:color w:val="1b3a6b"/>
            <w:rtl w:val="0"/>
          </w:rPr>
          <w:t xml:space="preserve">and independent </w:t>
        </w:r>
      </w:ins>
      <w:r>
        <w:rPr>
          <w:b w:val="1"/>
          <w:bCs w:val="1"/>
          <w:color w:val="1b3a6b"/>
          <w:rtl w:val="0"/>
        </w:rPr>
        <w:t xml:space="preserve">validation</w:t>
      </w:r>
    </w:p>
    <w:p w:rsidR="00000000" w:rsidDel="00000000" w:rsidP="00000000" w:rsidRDefault="00000000" w:rsidRPr="00000000" w14:paraId="00000018">
      <w:pPr>
        <w:spacing w:after="120" w:line="276" w:lineRule="auto"/>
        <w:jc w:val="both"/>
        <w:rPr/>
      </w:pPr>
      <w:del w:id="11093" w:author="CastorIQ V3 rebuild" w:date="2026-09-16T17:36:25Z">
        <w:r>
          <w:rPr>
            <w:color w:val="1a1613"/>
            <w:rtl w:val="0"/>
          </w:rPr>
          <w:delText xml:space="preserve">A live demonstration was given at </w:delText>
        </w:r>
      </w:del>
      <w:ins w:id="11094" w:author="CastorIQ V3 rebuild" w:date="2026-09-16T17:36:25Z">
        <w:r>
          <w:rPr>
            <w:b w:val="1"/>
            <w:bCs w:val="1"/>
            <w:color w:val="1a1613"/>
            <w:rtl w:val="0"/>
          </w:rPr>
          <w:t xml:space="preserve">Peer demonstration.</w:t>
        </w:r>
      </w:ins>
      <w:ins w:id="11095" w:author="CastorIQ V3 rebuild" w:date="2026-09-16T17:36:25Z">
        <w:r>
          <w:rPr>
            <w:color w:val="1a1613"/>
            <w:rtl w:val="0"/>
          </w:rPr>
          <w:t xml:space="preserve"> At </w:t>
        </w:r>
      </w:ins>
      <w:r>
        <w:rPr>
          <w:color w:val="1a1613"/>
          <w:rtl w:val="0"/>
        </w:rPr>
        <w:t xml:space="preserve">Zigurat Student Week (June </w:t>
      </w:r>
      <w:del w:id="11096" w:author="CastorIQ V3 rebuild" w:date="2026-09-16T17:36:25Z">
        <w:r>
          <w:rPr>
            <w:color w:val="1a1613"/>
            <w:rtl w:val="0"/>
          </w:rPr>
          <w:delText xml:space="preserve">2026) to approximately </w:delText>
        </w:r>
      </w:del>
      <w:ins w:id="11097" w:author="CastorIQ V3 rebuild" w:date="2026-09-16T17:36:25Z">
        <w:r>
          <w:rPr>
            <w:color w:val="1a1613"/>
            <w:rtl w:val="0"/>
          </w:rPr>
          <w:t xml:space="preserve">2026), about </w:t>
        </w:r>
      </w:ins>
      <w:r>
        <w:rPr>
          <w:color w:val="1a1613"/>
          <w:rtl w:val="0"/>
        </w:rPr>
        <w:t xml:space="preserve">forty colleagues and professors </w:t>
      </w:r>
      <w:del w:id="11098" w:author="CastorIQ V3 rebuild" w:date="2026-09-16T17:36:25Z">
        <w:r>
          <w:rPr>
            <w:color w:val="1a1613"/>
            <w:rtl w:val="0"/>
          </w:rPr>
          <w:delText xml:space="preserve">of different Masters at Zigurat. Four signals emerged consistently: interest </w:delText>
        </w:r>
      </w:del>
      <w:ins w:id="11099" w:author="CastorIQ V3 rebuild" w:date="2026-09-16T17:36:25Z">
        <w:r>
          <w:rPr>
            <w:color w:val="1a1613"/>
            <w:rtl w:val="0"/>
          </w:rPr>
          <w:t xml:space="preserve">saw a live demonstration. Interest </w:t>
        </w:r>
      </w:ins>
      <w:r>
        <w:rPr>
          <w:color w:val="1a1613"/>
          <w:rtl w:val="0"/>
        </w:rPr>
        <w:t xml:space="preserve">concentrated on the lifecycle </w:t>
      </w:r>
      <w:del w:id="11100" w:author="CastorIQ V3 rebuild" w:date="2026-09-16T17:36:25Z">
        <w:r>
          <w:rPr>
            <w:color w:val="1a1613"/>
            <w:rtl w:val="0"/>
          </w:rPr>
          <w:delText xml:space="preserve">surfaces (4D, 5D, 7D); </w:delText>
        </w:r>
      </w:del>
      <w:ins w:id="11101" w:author="CastorIQ V3 rebuild" w:date="2026-09-16T17:36:25Z">
        <w:r>
          <w:rPr>
            <w:color w:val="1a1613"/>
            <w:rtl w:val="0"/>
          </w:rPr>
          <w:t xml:space="preserve">surfaces; </w:t>
        </w:r>
      </w:ins>
      <w:r>
        <w:rPr>
          <w:color w:val="1a1613"/>
          <w:rtl w:val="0"/>
        </w:rPr>
        <w:t xml:space="preserve">the most consistent criticism was the absence of hard numbers, which </w:t>
      </w:r>
      <w:del w:id="11102" w:author="CastorIQ V3 rebuild" w:date="2026-09-16T17:36:25Z">
        <w:r>
          <w:rPr>
            <w:color w:val="1a1613"/>
            <w:rtl w:val="0"/>
          </w:rPr>
          <w:delText xml:space="preserve">is the demand that </w:delText>
        </w:r>
      </w:del>
      <w:r>
        <w:rPr>
          <w:color w:val="1a1613"/>
          <w:rtl w:val="0"/>
        </w:rPr>
        <w:t xml:space="preserve">produced Section 5.2; usability was raised alongside capability; and attendees with Middle East experience named IFC round-trip friction inside cloud CDEs as a </w:t>
      </w:r>
      <w:del w:id="11103" w:author="CastorIQ V3 rebuild" w:date="2026-09-16T17:36:25Z">
        <w:r>
          <w:rPr>
            <w:color w:val="1a1613"/>
            <w:rtl w:val="0"/>
          </w:rPr>
          <w:delText xml:space="preserve">blocker. Positioning converged on tailoring the pitch to two distinct groups: clients and delivery partners.</w:delText>
        </w:r>
      </w:del>
      <w:ins w:id="11104" w:author="CastorIQ V3 rebuild" w:date="2026-09-16T17:36:25Z">
        <w:r>
          <w:rPr>
            <w:color w:val="1a1613"/>
            <w:rtl w:val="0"/>
          </w:rPr>
          <w:t xml:space="preserve">blocker.</w:t>
        </w:r>
      </w:ins>
    </w:p>
    <w:p w:rsidR="00000000" w:rsidDel="00000000" w:rsidP="00000000" w:rsidRDefault="00000000" w:rsidRPr="00000000" w14:paraId="0000007C">
      <w:pPr>
        <w:spacing w:after="120" w:line="276" w:lineRule="auto"/>
        <w:jc w:val="both"/>
        <w:rPr>
          <w:del w:id="11108" w:author="CastorIQ V3 rebuild" w:date="2026-09-16T17:36:25Z"/>
        </w:rPr>
      </w:pPr>
      <w:del w:id="11105" w:author="CastorIQ V3 rebuild" w:date="2026-09-16T17:36:25Z">
        <w:r w:rsidDel="00000000" w:rsidR="00000000" w:rsidRPr="00000000">
          <w:rPr>
            <w:color w:val="1a1613"/>
            <w:rtl w:val="0"/>
          </w:rPr>
          <w:delText xml:space="preserve">External domain-expert validation. A structured expert-labelling session is being organised by Pavla, Maria and Erez for completion before the October defence. Between one and three domain reviewers are expected. Approximately forty outputs across RAV verdicts, Ask answers, and Modify proposals will be labelled by the reviewers and by the team independently; agreement will be reported as Cohen’s kappa alongside per-category error analysis. </w:delText>
        </w:r>
      </w:del>
      <w:del w:id="11106" w:author="CastorIQ V3 rebuild" w:date="2026-09-16T17:36:25Z">
        <w:r w:rsidDel="00000000" w:rsidR="00000000" w:rsidRPr="00000000">
          <w:rPr>
            <w:color w:val="1a1613"/>
            <w:rtl w:val="0"/>
          </w:rPr>
          <w:delText xml:space="preserve">Reviewer sourcing is in progress at the time of writing; the final reviewer count and results will be inserted here in the final revision.</w:delText>
        </w:r>
      </w:del>
      <w:del w:id="11107" w:author="CastorIQ V3 rebuild" w:date="2026-09-16T17:36:25Z">
        <w:r w:rsidDel="00000000" w:rsidR="00000000" w:rsidRPr="00000000">
          <w:rPr>
            <w:rtl w:val="0"/>
          </w:rPr>
        </w:r>
      </w:del>
    </w:p>
    <w:p w:rsidR="00000000" w:rsidDel="00000000" w:rsidP="00000000" w:rsidRDefault="00000000" w:rsidRPr="00000000" w14:paraId="0000007D">
      <w:pPr>
        <w:spacing w:after="120" w:line="276" w:lineRule="auto"/>
        <w:jc w:val="both"/>
        <w:rPr>
          <w:del w:id="11113" w:author="CastorIQ V3 rebuild" w:date="2026-09-16T17:36:25Z"/>
        </w:rPr>
      </w:pPr>
      <w:del w:id="11109" w:author="CastorIQ V3 rebuild" w:date="2026-09-16T17:36:25Z">
        <w:r w:rsidDel="00000000" w:rsidR="00000000" w:rsidRPr="00000000">
          <w:rPr>
            <w:color w:val="1a1613"/>
            <w:rtl w:val="0"/>
          </w:rPr>
          <w:delText xml:space="preserve">IFC round-trip integrity. Round-trip integrity has been verified against the Duplex control sample using IfcOpenShell as programmatic ground truth. Tier 1 property injection (RT-1) and a Tier 2 two-step ordered plan (RT-2) both pass a GlobalId-keyed fingerprint diff, with each file bit-exact except for the targeted property changes and plan ordering preserved as expressed. Three consecutive rollbacks pass bit-exact restoration against the same fingerprint diff, no history rewritten. The harness was extended to gate seven material classes rather than treat them as informational, and all prior PASS results were re-verified</w:delText>
        </w:r>
      </w:del>
      <w:del w:id="11110" w:author="CastorIQ V3 rebuild" w:date="2026-09-16T17:36:25Z">
        <w:r w:rsidDel="00000000" w:rsidR="00000000" w:rsidRPr="00000000">
          <w:rPr>
            <w:vertAlign w:val="superscript"/>
          </w:rPr>
          <w:footnoteReference w:customMarkFollows="0" w:id="2"/>
        </w:r>
      </w:del>
      <w:del w:id="11111" w:author="CastorIQ V3 rebuild" w:date="2026-09-16T17:36:25Z">
        <w:r w:rsidDel="00000000" w:rsidR="00000000" w:rsidRPr="00000000">
          <w:rPr>
            <w:color w:val="1a1613"/>
            <w:rtl w:val="0"/>
          </w:rPr>
          <w:delText xml:space="preserve">.</w:delText>
        </w:r>
      </w:del>
      <w:del w:id="11112" w:author="CastorIQ V3 rebuild" w:date="2026-09-16T17:36:25Z">
        <w:r w:rsidDel="00000000" w:rsidR="00000000" w:rsidRPr="00000000">
          <w:rPr>
            <w:rtl w:val="0"/>
          </w:rPr>
        </w:r>
      </w:del>
    </w:p>
    <w:p w:rsidR="00000000" w:rsidDel="00000000" w:rsidP="00000000" w:rsidRDefault="00000000" w:rsidRPr="00000000" w14:paraId="0000007E">
      <w:pPr>
        <w:spacing w:after="120" w:line="276" w:lineRule="auto"/>
        <w:jc w:val="both"/>
        <w:rPr>
          <w:del w:id="11116" w:author="CastorIQ V3 rebuild" w:date="2026-09-16T17:36:25Z"/>
        </w:rPr>
      </w:pPr>
      <w:del w:id="11114" w:author="CastorIQ V3 rebuild" w:date="2026-09-16T17:36:25Z">
        <w:r w:rsidDel="00000000" w:rsidR="00000000" w:rsidRPr="00000000">
          <w:rPr>
            <w:color w:val="1a1613"/>
            <w:rtl w:val="0"/>
          </w:rPr>
          <w:delText xml:space="preserve">RAV independent measurement. An independent hand-labelled six-case measurement was carried out in September 2026. Verdict correctness reached 5 of 6, with conflicting recall 3/3, confirming recall 1/2, and irrelevant 1/1; the complete reasoning chain was correct in 3 of 6. The systematic positive lean reported in Table 1 was not reproduced at this sample size, and the single verdict error was a false positive on a compliant value, opposite in direction. The finding is strongly caveated by the small sample (n=6 versus the 55-item set behind Table 1) and expansion to approximately twenty cases with the same reasoning-chain scoring is planned before the final submission. A re-run of the classification benchmark after the RAV mitigation of Section 6 is implemented remains the intended path to a paired before-and-after result.</w:delText>
        </w:r>
      </w:del>
      <w:del w:id="11115" w:author="CastorIQ V3 rebuild" w:date="2026-09-16T17:36:25Z">
        <w:r w:rsidDel="00000000" w:rsidR="00000000" w:rsidRPr="00000000">
          <w:rPr>
            <w:rtl w:val="0"/>
          </w:rPr>
        </w:r>
      </w:del>
    </w:p>
    <w:p w:rsidR="00000000" w:rsidDel="00000000" w:rsidP="00000000" w:rsidRDefault="00000000" w:rsidRPr="00000000" w14:paraId="00000018">
      <w:pPr>
        <w:spacing w:after="120" w:line="276" w:lineRule="auto"/>
        <w:jc w:val="both"/>
        <w:rPr>
          <w:ins w:id="11121" w:author="CastorIQ V3 rebuild" w:date="2026-09-16T17:36:25Z"/>
        </w:rPr>
      </w:pPr>
      <w:ins w:id="11117" w:author="CastorIQ V3 rebuild" w:date="2026-09-16T17:36:25Z">
        <w:r>
          <w:rPr>
            <w:b w:val="1"/>
            <w:bCs w:val="1"/>
            <w:color w:val="1a1613"/>
            <w:highlight w:val="cyan"/>
            <w:rtl w:val="0"/>
          </w:rPr>
          <w:t xml:space="preserve">Expert testing of the write path.</w:t>
        </w:r>
      </w:ins>
      <w:ins w:id="11118" w:author="CastorIQ V3 rebuild" w:date="2026-09-16T17:36:25Z">
        <w:r>
          <w:rPr>
            <w:color w:val="1a1613"/>
            <w:highlight w:val="cyan"/>
            <w:rtl w:val="0"/>
          </w:rPr>
          <w:t xml:space="preserve"> Two team members who did not write the write-path code logged structured testing chronologically, never revising an entry. They checked every claim against an independent reading of the same file: IfcOpenShell scripts on the buildingSMART Duplex model, and Solibri Model Checker on two further test sets. On the rewritten pipeline, the hand check corroborated what the harness measures. The blind explanation stated property, value and count and nothing else, and the diff shown was computed from the file (</w:t>
        </w:r>
      </w:ins>
      <w:ins w:id="11119" w:author="CastorIQ V3 rebuild" w:date="2026-09-16T17:36:25Z">
        <w:r>
          <w:rPr>
            <w:rFonts w:ascii="Consolas" w:hAnsi="Consolas" w:cs="Consolas" w:eastAsia="Consolas"/>
            <w:color w:val="1a1613"/>
            <w:sz w:val="19"/>
            <w:szCs w:val="19"/>
            <w:highlight w:val="cyan"/>
            <w:rtl w:val="0"/>
          </w:rPr>
          <w:t xml:space="preserve">erez.csv</w:t>
        </w:r>
      </w:ins>
      <w:ins w:id="11120" w:author="CastorIQ V3 rebuild" w:date="2026-09-16T17:36:25Z">
        <w:r>
          <w:rPr>
            <w:color w:val="1a1613"/>
            <w:highlight w:val="cyan"/>
            <w:rtl w:val="0"/>
          </w:rPr>
          <w:t xml:space="preserve"> row 86). A committed write on an IfcRoof changed only its own property-set entities (row 91). The check also found four open defects:</w:t>
        </w:r>
      </w:ins>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ins w:id="11124" w:author="CastorIQ V3 rebuild" w:date="2026-09-16T17:36:25Z"/>
        </w:rPr>
      </w:pPr>
      <w:ins w:id="11122" w:author="CastorIQ V3 rebuild" w:date="2026-09-16T17:36:25Z">
        <w:r>
          <w:rPr>
            <w:rFonts w:ascii="Arial" w:cs="Arial" w:eastAsia="Arial" w:hAnsi="Arial"/>
            <w:b w:val="1"/>
            <w:bCs w:val="1"/>
            <w:i w:val="0"/>
            <w:iCs w:val="0"/>
            <w:smallCaps w:val="0"/>
            <w:strike w:val="0"/>
            <w:color w:val="1a1613"/>
            <w:sz w:val="22"/>
            <w:szCs w:val="22"/>
            <w:highlight w:val="cyan"/>
            <w:u w:val="none"/>
            <w:shd w:fill="auto" w:val="clear"/>
            <w:vertAlign w:val="baseline"/>
            <w:rtl w:val="0"/>
          </w:rPr>
          <w:t xml:space="preserve">Type resolution.</w:t>
        </w:r>
      </w:ins>
      <w:ins w:id="11123" w:author="CastorIQ V3 rebuild" w:date="2026-09-16T17:36:25Z">
        <w:r>
          <w:rPr>
            <w:rFonts w:ascii="Arial" w:cs="Arial" w:eastAsia="Arial" w:hAnsi="Arial"/>
            <w:b w:val="0"/>
            <w:bCs w:val="0"/>
            <w:i w:val="0"/>
            <w:iCs w:val="0"/>
            <w:smallCaps w:val="0"/>
            <w:strike w:val="0"/>
            <w:color w:val="1a1613"/>
            <w:sz w:val="22"/>
            <w:szCs w:val="22"/>
            <w:highlight w:val="cyan"/>
            <w:u w:val="none"/>
            <w:shd w:fill="auto" w:val="clear"/>
            <w:vertAlign w:val="baseline"/>
            <w:rtl w:val="0"/>
          </w:rPr>
          <w:t xml:space="preserve"> The exact IFC class is required, and a supertype or bare GlobalId is declined (row 85). Every decline is now a refusal, where the tiered pipeline had proposed changes to 200 walls.</w:t>
        </w:r>
      </w:ins>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ins w:id="11127" w:author="CastorIQ V3 rebuild" w:date="2026-09-16T17:36:25Z"/>
        </w:rPr>
      </w:pPr>
      <w:ins w:id="11125" w:author="CastorIQ V3 rebuild" w:date="2026-09-16T17:36:25Z">
        <w:r>
          <w:rPr>
            <w:rFonts w:ascii="Arial" w:cs="Arial" w:eastAsia="Arial" w:hAnsi="Arial"/>
            <w:b w:val="1"/>
            <w:bCs w:val="1"/>
            <w:i w:val="0"/>
            <w:iCs w:val="0"/>
            <w:smallCaps w:val="0"/>
            <w:strike w:val="0"/>
            <w:color w:val="1a1613"/>
            <w:sz w:val="22"/>
            <w:szCs w:val="22"/>
            <w:highlight w:val="cyan"/>
            <w:u w:val="none"/>
            <w:shd w:fill="auto" w:val="clear"/>
            <w:vertAlign w:val="baseline"/>
            <w:rtl w:val="0"/>
          </w:rPr>
          <w:t xml:space="preserve">Materials.</w:t>
        </w:r>
      </w:ins>
      <w:ins w:id="11126" w:author="CastorIQ V3 rebuild" w:date="2026-09-16T17:36:25Z">
        <w:r>
          <w:rPr>
            <w:rFonts w:ascii="Arial" w:cs="Arial" w:eastAsia="Arial" w:hAnsi="Arial"/>
            <w:b w:val="0"/>
            <w:bCs w:val="0"/>
            <w:i w:val="0"/>
            <w:iCs w:val="0"/>
            <w:smallCaps w:val="0"/>
            <w:strike w:val="0"/>
            <w:color w:val="1a1613"/>
            <w:sz w:val="22"/>
            <w:szCs w:val="22"/>
            <w:highlight w:val="cyan"/>
            <w:u w:val="none"/>
            <w:shd w:fill="auto" w:val="clear"/>
            <w:vertAlign w:val="baseline"/>
            <w:rtl w:val="0"/>
          </w:rPr>
          <w:t xml:space="preserve"> Material assignments are compared by the diff but not offered to the model (row 87).</w:t>
        </w:r>
      </w:ins>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ins w:id="11130" w:author="CastorIQ V3 rebuild" w:date="2026-09-16T17:36:25Z"/>
        </w:rPr>
      </w:pPr>
      <w:ins w:id="11128" w:author="CastorIQ V3 rebuild" w:date="2026-09-16T17:36:25Z">
        <w:r>
          <w:rPr>
            <w:rFonts w:ascii="Arial" w:cs="Arial" w:eastAsia="Arial" w:hAnsi="Arial"/>
            <w:b w:val="1"/>
            <w:bCs w:val="1"/>
            <w:i w:val="0"/>
            <w:iCs w:val="0"/>
            <w:smallCaps w:val="0"/>
            <w:strike w:val="0"/>
            <w:color w:val="1a1613"/>
            <w:sz w:val="22"/>
            <w:szCs w:val="22"/>
            <w:highlight w:val="cyan"/>
            <w:u w:val="none"/>
            <w:shd w:fill="auto" w:val="clear"/>
            <w:vertAlign w:val="baseline"/>
            <w:rtl w:val="0"/>
          </w:rPr>
          <w:t xml:space="preserve">Guardian verdicts.</w:t>
        </w:r>
      </w:ins>
      <w:ins w:id="11129" w:author="CastorIQ V3 rebuild" w:date="2026-09-16T17:36:25Z">
        <w:r>
          <w:rPr>
            <w:rFonts w:ascii="Arial" w:cs="Arial" w:eastAsia="Arial" w:hAnsi="Arial"/>
            <w:b w:val="0"/>
            <w:bCs w:val="0"/>
            <w:i w:val="0"/>
            <w:iCs w:val="0"/>
            <w:smallCaps w:val="0"/>
            <w:strike w:val="0"/>
            <w:color w:val="1a1613"/>
            <w:sz w:val="22"/>
            <w:szCs w:val="22"/>
            <w:highlight w:val="cyan"/>
            <w:u w:val="none"/>
            <w:shd w:fill="auto" w:val="clear"/>
            <w:vertAlign w:val="baseline"/>
            <w:rtl w:val="0"/>
          </w:rPr>
          <w:t xml:space="preserve"> Under control, the Guardian cited the applicable clause 6 of 6 times, where the tiered build had failed 4 of 4 (rows 83, 94, 97). But it confirms only an exact match: compliant values below a maximum are flagged and a non-compliant textual value passes, for 6 correct verdicts of 10 (rows 95, 97).</w:t>
        </w:r>
      </w:ins>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ins w:id="11133" w:author="CastorIQ V3 rebuild" w:date="2026-09-16T17:36:25Z"/>
        </w:rPr>
      </w:pPr>
      <w:ins w:id="11131" w:author="CastorIQ V3 rebuild" w:date="2026-09-16T17:36:25Z">
        <w:r>
          <w:rPr>
            <w:rFonts w:ascii="Arial" w:cs="Arial" w:eastAsia="Arial" w:hAnsi="Arial"/>
            <w:b w:val="1"/>
            <w:bCs w:val="1"/>
            <w:i w:val="0"/>
            <w:iCs w:val="0"/>
            <w:smallCaps w:val="0"/>
            <w:strike w:val="0"/>
            <w:color w:val="1a1613"/>
            <w:sz w:val="22"/>
            <w:szCs w:val="22"/>
            <w:highlight w:val="cyan"/>
            <w:u w:val="none"/>
            <w:shd w:fill="auto" w:val="clear"/>
            <w:vertAlign w:val="baseline"/>
            <w:rtl w:val="0"/>
          </w:rPr>
          <w:t xml:space="preserve">Scan throughput.</w:t>
        </w:r>
      </w:ins>
      <w:ins w:id="11132" w:author="CastorIQ V3 rebuild" w:date="2026-09-16T17:36:25Z">
        <w:r>
          <w:rPr>
            <w:rFonts w:ascii="Arial" w:cs="Arial" w:eastAsia="Arial" w:hAnsi="Arial"/>
            <w:b w:val="0"/>
            <w:bCs w:val="0"/>
            <w:i w:val="0"/>
            <w:iCs w:val="0"/>
            <w:smallCaps w:val="0"/>
            <w:strike w:val="0"/>
            <w:color w:val="1a1613"/>
            <w:sz w:val="22"/>
            <w:szCs w:val="22"/>
            <w:highlight w:val="cyan"/>
            <w:u w:val="none"/>
            <w:shd w:fill="auto" w:val="clear"/>
            <w:vertAlign w:val="baseline"/>
            <w:rtl w:val="0"/>
          </w:rPr>
          <w:t xml:space="preserve"> The conflict scan checks pairs one at a time, about 106 s each on that machine (row 93).</w:t>
        </w:r>
      </w:ins>
    </w:p>
    <w:p w:rsidR="00000000" w:rsidDel="00000000" w:rsidP="00000000" w:rsidRDefault="00000000" w:rsidRPr="00000000" w14:paraId="00000018">
      <w:pPr>
        <w:spacing w:after="120" w:line="276" w:lineRule="auto"/>
        <w:jc w:val="both"/>
        <w:rPr>
          <w:ins w:id="11135" w:author="CastorIQ V3 rebuild" w:date="2026-09-16T17:36:25Z"/>
        </w:rPr>
      </w:pPr>
      <w:ins w:id="11134" w:author="CastorIQ V3 rebuild" w:date="2026-09-16T17:36:25Z">
        <w:r>
          <w:rPr>
            <w:color w:val="1a1613"/>
            <w:highlight w:val="magenta"/>
            <w:rtl w:val="0"/>
          </w:rPr>
          <w:t xml:space="preserve">The log is narrative, not per-prompt, so no agreement statistic against the harness is reported.</w:t>
        </w:r>
      </w:ins>
    </w:p>
    <w:p w:rsidR="00000000" w:rsidDel="00000000" w:rsidP="00000000" w:rsidRDefault="00000000" w:rsidRPr="00000000" w14:paraId="00000018">
      <w:pPr>
        <w:spacing w:after="120" w:line="276" w:lineRule="auto"/>
        <w:jc w:val="both"/>
        <w:rPr>
          <w:ins w:id="11140" w:author="CastorIQ V3 rebuild" w:date="2026-09-16T17:36:25Z"/>
        </w:rPr>
      </w:pPr>
      <w:ins w:id="11136" w:author="CastorIQ V3 rebuild" w:date="2026-09-16T17:36:25Z">
        <w:r>
          <w:rPr>
            <w:b w:val="1"/>
            <w:bCs w:val="1"/>
            <w:color w:val="1a1613"/>
            <w:highlight w:val="cyan"/>
            <w:rtl w:val="0"/>
          </w:rPr>
          <w:t xml:space="preserve">Planted conflicts, three measurements.</w:t>
        </w:r>
      </w:ins>
      <w:ins w:id="11137" w:author="CastorIQ V3 rebuild" w:date="2026-09-16T17:36:25Z">
        <w:r>
          <w:rPr>
            <w:color w:val="1a1613"/>
            <w:highlight w:val="cyan"/>
            <w:rtl w:val="0"/>
          </w:rPr>
          <w:t xml:space="preserve"> Maria's Solibri-referenced scan detected 5 of 5 planted conflicts at class level, all missing-property, with no false positives against 7 aligned requirements (</w:t>
        </w:r>
      </w:ins>
      <w:ins w:id="11138" w:author="CastorIQ V3 rebuild" w:date="2026-09-16T17:36:25Z">
        <w:r>
          <w:rPr>
            <w:rFonts w:ascii="Consolas" w:hAnsi="Consolas" w:cs="Consolas" w:eastAsia="Consolas"/>
            <w:color w:val="1a1613"/>
            <w:sz w:val="19"/>
            <w:szCs w:val="19"/>
            <w:highlight w:val="cyan"/>
            <w:rtl w:val="0"/>
          </w:rPr>
          <w:t xml:space="preserve">maria.csv</w:t>
        </w:r>
      </w:ins>
      <w:ins w:id="11139" w:author="CastorIQ V3 rebuild" w:date="2026-09-16T17:36:25Z">
        <w:r>
          <w:rPr>
            <w:color w:val="1a1613"/>
            <w:highlight w:val="cyan"/>
            <w:rtl w:val="0"/>
          </w:rPr>
          <w:t xml:space="preserve"> row 14). Erez's numeric threshold violations were detected 0 of 3 on both pipelines (rows 79, 96). The 2026-08-30 harness showed the same split on a third model: missing-property recall 4 of 13 against clear numeric 1 of 11. Three evaluators, models and corpora agree that numeric comparison is the weakest conflict class. The retrieval fix raised it to 9 and 6 of 11 on the harness corpus, but the fixed scanner still found 0 of 3 on Erez's corpus, which the authors did not write: the gain has not yet been shown to transfer.</w:t>
        </w:r>
      </w:ins>
    </w:p>
    <w:p w:rsidR="00000000" w:rsidDel="00000000" w:rsidP="00000000" w:rsidRDefault="00000000" w:rsidRPr="00000000" w14:paraId="00000016">
      <w:pPr>
        <w:keepNext w:val="1"/>
        <w:spacing w:after="40" w:before="360" w:lineRule="auto"/>
        <w:rPr/>
      </w:pPr>
      <w:r>
        <w:rPr>
          <w:b w:val="1"/>
          <w:bCs w:val="1"/>
          <w:color w:val="1b3a6b"/>
          <w:sz w:val="16"/>
          <w:szCs w:val="16"/>
          <w:rtl w:val="0"/>
        </w:rPr>
        <w:t xml:space="preserve">§ 6</w:t>
      </w:r>
    </w:p>
    <w:p w:rsidR="00000000" w:rsidDel="00000000" w:rsidP="00000000" w:rsidRDefault="00000000" w:rsidRPr="00000000" w14:paraId="00000017">
      <w:pPr>
        <w:pStyle w:val="Heading1"/>
        <w:keepNext w:val="1"/>
        <w:spacing w:after="200" w:before="60" w:lineRule="auto"/>
        <w:rPr/>
      </w:pPr>
      <w:r>
        <w:rPr>
          <w:b w:val="1"/>
          <w:bCs w:val="1"/>
          <w:color w:val="1b3a6b"/>
          <w:sz w:val="36"/>
          <w:szCs w:val="36"/>
          <w:rtl w:val="0"/>
        </w:rPr>
        <w:t xml:space="preserve">Limitations, ethical considerations and risk analysis</w:t>
      </w:r>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6.1 Four </w:t>
      </w:r>
      <w:del w:id="11141" w:author="CastorIQ V3 rebuild" w:date="2026-09-16T17:36:25Z">
        <w:r>
          <w:rPr>
            <w:color w:val="1b3a6b"/>
            <w:rtl w:val="0"/>
          </w:rPr>
          <w:delText xml:space="preserve">pilot </w:delText>
        </w:r>
      </w:del>
      <w:r>
        <w:rPr>
          <w:b w:val="1"/>
          <w:bCs w:val="1"/>
          <w:color w:val="1b3a6b"/>
          <w:rtl w:val="0"/>
        </w:rPr>
        <w:t xml:space="preserve">limitations and their current status</w:t>
      </w:r>
    </w:p>
    <w:p w:rsidR="00000000" w:rsidDel="00000000" w:rsidP="00000000" w:rsidRDefault="00000000" w:rsidRPr="00000000" w14:paraId="00000082">
      <w:pPr>
        <w:spacing w:after="120" w:line="276" w:lineRule="auto"/>
        <w:jc w:val="both"/>
        <w:rPr>
          <w:del w:id="11144" w:author="CastorIQ V3 rebuild" w:date="2026-09-16T17:36:25Z"/>
        </w:rPr>
      </w:pPr>
      <w:del w:id="11142" w:author="CastorIQ V3 rebuild" w:date="2026-09-16T17:36:25Z">
        <w:r w:rsidDel="00000000" w:rsidR="00000000" w:rsidRPr="00000000">
          <w:rPr>
            <w:color w:val="1a1613"/>
            <w:rtl w:val="0"/>
          </w:rPr>
          <w:delText xml:space="preserve">Pilot testing identified four bounded limitations. Each is stated below with its mitigation status as of this submission.</w:delText>
        </w:r>
      </w:del>
      <w:del w:id="11143" w:author="CastorIQ V3 rebuild" w:date="2026-09-16T17:36:25Z">
        <w:r w:rsidDel="00000000" w:rsidR="00000000" w:rsidRPr="00000000">
          <w:rPr>
            <w:rtl w:val="0"/>
          </w:rPr>
        </w:r>
      </w:del>
    </w:p>
    <w:p w:rsidR="00000000" w:rsidDel="00000000" w:rsidP="00000000" w:rsidRDefault="00000000" w:rsidRPr="00000000" w14:paraId="00000083">
      <w:pPr>
        <w:spacing w:after="120" w:line="276" w:lineRule="auto"/>
        <w:jc w:val="both"/>
        <w:rPr>
          <w:del w:id="11147" w:author="CastorIQ V3 rebuild" w:date="2026-09-16T17:36:25Z"/>
        </w:rPr>
      </w:pPr>
      <w:del w:id="11145" w:author="CastorIQ V3 rebuild" w:date="2026-09-16T17:36:25Z">
        <w:r w:rsidDel="00000000" w:rsidR="00000000" w:rsidRPr="00000000">
          <w:rPr>
            <w:color w:val="1a1613"/>
            <w:rtl w:val="0"/>
          </w:rPr>
          <w:delText xml:space="preserve">LLM hallucination on sparse entity context. The model occasionally hallucinated IFC element parameters when retrieved context was sparse, consistent with known limitations of sub-20B-parameter models without constrained decoding. Mitigation status: contained by design. Grammar-based constrained decoding was deferred because the local-first constraint restricts the write path to Ollama, whose structured-output support is JSON mode rather than schema-level grammars. The surface is contained through four compounding controls: narrow output surfaces, provider JSON mode where available, tolerant parsing that repairs common shape drift, and deterministic validation and tiering that rejects or escalates any proposal not validated at a lower tier. First-emission schema adherence of 93.7 percent at Tier 1 and 87.9 percent at Tier 2 supports the containment.</w:delText>
        </w:r>
      </w:del>
      <w:del w:id="11146" w:author="CastorIQ V3 rebuild" w:date="2026-09-16T17:36:25Z">
        <w:r w:rsidDel="00000000" w:rsidR="00000000" w:rsidRPr="00000000">
          <w:rPr>
            <w:rtl w:val="0"/>
          </w:rPr>
        </w:r>
      </w:del>
    </w:p>
    <w:p w:rsidR="00000000" w:rsidDel="00000000" w:rsidP="00000000" w:rsidRDefault="00000000" w:rsidRPr="00000000" w14:paraId="00000084">
      <w:pPr>
        <w:spacing w:after="120" w:line="276" w:lineRule="auto"/>
        <w:jc w:val="both"/>
        <w:rPr>
          <w:del w:id="11152" w:author="CastorIQ V3 rebuild" w:date="2026-09-16T17:36:25Z"/>
        </w:rPr>
      </w:pPr>
      <w:del w:id="11148" w:author="CastorIQ V3 rebuild" w:date="2026-09-16T17:36:25Z">
        <w:r w:rsidDel="00000000" w:rsidR="00000000" w:rsidRPr="00000000">
          <w:rPr>
            <w:color w:val="1a1613"/>
            <w:rtl w:val="0"/>
          </w:rPr>
          <w:delText xml:space="preserve">OCR degradation on scanned documents. The primary text extractor produced unreliable results on rasterised and image-dominant PDFs, silently degrading RAG retrieval. Mitigation status: implemented. A GLM-OCR preprocessing layer was added to document ingestion, running as automatic fallback when the primary extractor returns sparse text below a density threshold or as a manual trigger. It preserves the local-first constraint. Retrieval precision@5 on affected sources improved from 0.41 to 0.72</w:delText>
        </w:r>
      </w:del>
      <w:del w:id="11149" w:author="CastorIQ V3 rebuild" w:date="2026-09-16T17:36:25Z">
        <w:r w:rsidDel="00000000" w:rsidR="00000000" w:rsidRPr="00000000">
          <w:rPr>
            <w:vertAlign w:val="superscript"/>
          </w:rPr>
          <w:footnoteReference w:customMarkFollows="0" w:id="3"/>
        </w:r>
      </w:del>
      <w:del w:id="11150" w:author="CastorIQ V3 rebuild" w:date="2026-09-16T17:36:25Z">
        <w:r w:rsidDel="00000000" w:rsidR="00000000" w:rsidRPr="00000000">
          <w:rPr>
            <w:color w:val="1a1613"/>
            <w:rtl w:val="0"/>
          </w:rPr>
          <w:delText xml:space="preserve">.</w:delText>
        </w:r>
      </w:del>
      <w:del w:id="11151" w:author="CastorIQ V3 rebuild" w:date="2026-09-16T17:36:25Z">
        <w:r w:rsidDel="00000000" w:rsidR="00000000" w:rsidRPr="00000000">
          <w:rPr>
            <w:rtl w:val="0"/>
          </w:rPr>
        </w:r>
      </w:del>
    </w:p>
    <w:p w:rsidR="00000000" w:rsidDel="00000000" w:rsidP="00000000" w:rsidRDefault="00000000" w:rsidRPr="00000000" w14:paraId="00000085">
      <w:pPr>
        <w:spacing w:after="120" w:line="276" w:lineRule="auto"/>
        <w:jc w:val="both"/>
        <w:rPr>
          <w:del w:id="11155" w:author="CastorIQ V3 rebuild" w:date="2026-09-16T17:36:25Z"/>
        </w:rPr>
      </w:pPr>
      <w:del w:id="11153" w:author="CastorIQ V3 rebuild" w:date="2026-09-16T17:36:25Z">
        <w:r w:rsidDel="00000000" w:rsidR="00000000" w:rsidRPr="00000000">
          <w:rPr>
            <w:color w:val="1a1613"/>
            <w:rtl w:val="0"/>
          </w:rPr>
          <w:delText xml:space="preserve">Tier 2 plan sequencing gaps. When AMBER plans contained steps that shared dependencies, the initial ordering mechanism required human re-sequencing, undermining the automation benefit. Mitigation status: addressed structurally through a V2 redesign. A Tier 2 plan is now assembled deterministically, one operation per segment identified by the triage stage, preserving the order in which the user expressed the steps. A linear consistency check walks the assembled steps and rejects internally contradictory orderings, and because all steps in a plan execute against a single shared model instance, the effects of earlier steps are visible to later ones during validation. The honest limitation: a plan that genuinely required reordering to become valid would be rejected and returned to the user rather than silently repaired.</w:delText>
        </w:r>
      </w:del>
      <w:del w:id="11154" w:author="CastorIQ V3 rebuild" w:date="2026-09-16T17:36:25Z">
        <w:r w:rsidDel="00000000" w:rsidR="00000000" w:rsidRPr="00000000">
          <w:rPr>
            <w:rtl w:val="0"/>
          </w:rPr>
        </w:r>
      </w:del>
    </w:p>
    <w:p w:rsidR="00000000" w:rsidDel="00000000" w:rsidP="00000000" w:rsidRDefault="00000000" w:rsidRPr="00000000" w14:paraId="00000086">
      <w:pPr>
        <w:spacing w:after="120" w:line="276" w:lineRule="auto"/>
        <w:jc w:val="both"/>
        <w:rPr>
          <w:del w:id="11162" w:author="CastorIQ V3 rebuild" w:date="2026-09-16T17:36:25Z"/>
        </w:rPr>
      </w:pPr>
      <w:del w:id="11156" w:author="CastorIQ V3 rebuild" w:date="2026-09-16T17:36:25Z">
        <w:r w:rsidDel="00000000" w:rsidR="00000000" w:rsidRPr="00000000">
          <w:rPr>
            <w:color w:val="1a1613"/>
            <w:rtl w:val="0"/>
          </w:rPr>
          <w:delText xml:space="preserve">Positive leaning in RAV classification. The RAV layer showed a systematic tendency toward confirming verdicts even where the correct label was conflicting or irrelevant. This is a known consequence of instruction-tuned language models exhibiting agreement bias when asked to classify against a proposed action they have just been shown. </w:delText>
        </w:r>
      </w:del>
      <w:del w:id="11157" w:author="CastorIQ V3 rebuild" w:date="2026-09-16T17:36:25Z">
        <w:r w:rsidDel="00000000" w:rsidR="00000000" w:rsidRPr="00000000">
          <w:rPr>
            <w:color w:val="1a1613"/>
            <w:rtl w:val="0"/>
          </w:rPr>
          <w:delText xml:space="preserve">Mitigation status: open. Three candidate mitigations have been scoped but not built: adversarial reframing, blind classification (masking the proposed action so the model judges document evidence on its own terms), and verifier separation.</w:delText>
        </w:r>
      </w:del>
      <w:del w:id="11158" w:author="CastorIQ V3 rebuild" w:date="2026-09-16T17:36:25Z">
        <w:r w:rsidDel="00000000" w:rsidR="00000000" w:rsidRPr="00000000">
          <w:rPr>
            <w:color w:val="1a1613"/>
            <w:rtl w:val="0"/>
          </w:rPr>
          <w:delText xml:space="preserve"> The current three-class accuracy of 68.6 percent with 43 percent conflicting-class recall quantifies the bias. Until one of the mitigations is implemented and measured, the RAV verdict should be read as a document-retrieval aid rather than a calibrated second opinion. The fix is empirically supported</w:delText>
        </w:r>
      </w:del>
      <w:del w:id="11159" w:author="CastorIQ V3 rebuild" w:date="2026-09-16T17:36:25Z">
        <w:r w:rsidDel="00000000" w:rsidR="00000000" w:rsidRPr="00000000">
          <w:rPr>
            <w:vertAlign w:val="superscript"/>
          </w:rPr>
          <w:footnoteReference w:customMarkFollows="0" w:id="4"/>
        </w:r>
      </w:del>
      <w:del w:id="11160" w:author="CastorIQ V3 rebuild" w:date="2026-09-16T17:36:25Z">
        <w:r w:rsidDel="00000000" w:rsidR="00000000" w:rsidRPr="00000000">
          <w:rPr>
            <w:color w:val="1a1613"/>
            <w:rtl w:val="0"/>
          </w:rPr>
          <w:delText xml:space="preserve"> even though it has not yet been applied to RAV itself.</w:delText>
        </w:r>
      </w:del>
      <w:del w:id="11161" w:author="CastorIQ V3 rebuild" w:date="2026-09-16T17:36:25Z">
        <w:r w:rsidDel="00000000" w:rsidR="00000000" w:rsidRPr="00000000">
          <w:rPr>
            <w:rtl w:val="0"/>
          </w:rPr>
        </w:r>
      </w:del>
    </w:p>
    <w:p w:rsidR="00000000" w:rsidDel="00000000" w:rsidP="00000000" w:rsidRDefault="00000000" w:rsidRPr="00000000" w14:paraId="00000087">
      <w:pPr>
        <w:spacing w:after="60" w:before="240" w:lineRule="auto"/>
        <w:jc w:val="center"/>
        <w:rPr>
          <w:del w:id="11165" w:author="CastorIQ V3 rebuild" w:date="2026-09-16T17:36:25Z"/>
        </w:rPr>
      </w:pPr>
      <w:del w:id="11163" w:author="CastorIQ V3 rebuild" w:date="2026-09-16T17:36:25Z">
        <w:r w:rsidDel="00000000" w:rsidR="00000000" w:rsidRPr="00000000">
          <w:rPr/>
          <w:drawing>
            <wp:inline distB="0" distT="0" distL="0" distR="0">
              <wp:extent cx="4381500" cy="2381250"/>
              <wp:effectExtent b="0" l="0" r="0" t="0"/>
              <wp:docPr id="152805527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381500" cy="2381250"/>
                      </a:xfrm>
                      <a:prstGeom prst="rect"/>
                      <a:ln/>
                    </pic:spPr>
                  </pic:pic>
                </a:graphicData>
              </a:graphic>
            </wp:inline>
          </w:drawing>
        </w:r>
      </w:del>
      <w:del w:id="11164" w:author="CastorIQ V3 rebuild" w:date="2026-09-16T17:36:25Z">
        <w:r w:rsidDel="00000000" w:rsidR="00000000" w:rsidRPr="00000000">
          <w:rPr>
            <w:rtl w:val="0"/>
          </w:rPr>
        </w:r>
      </w:del>
    </w:p>
    <w:p w:rsidR="00000000" w:rsidDel="00000000" w:rsidP="00000000" w:rsidRDefault="00000000" w:rsidRPr="00000000" w14:paraId="00000088">
      <w:pPr>
        <w:spacing w:after="200" w:lineRule="auto"/>
        <w:jc w:val="center"/>
        <w:rPr>
          <w:del w:id="11168" w:author="CastorIQ V3 rebuild" w:date="2026-09-16T17:36:25Z"/>
        </w:rPr>
      </w:pPr>
      <w:del w:id="11166" w:author="CastorIQ V3 rebuild" w:date="2026-09-16T17:36:25Z">
        <w:r w:rsidDel="00000000" w:rsidR="00000000" w:rsidRPr="00000000">
          <w:rPr>
            <w:i w:val="1"/>
            <w:iCs w:val="1"/>
            <w:color w:val="6b6560"/>
            <w:sz w:val="18"/>
            <w:szCs w:val="18"/>
            <w:rtl w:val="0"/>
          </w:rPr>
          <w:delText xml:space="preserve">Figure 3. RAV runs alongside the write-path validator; both feed the diff preview that the user approves.</w:delText>
        </w:r>
      </w:del>
      <w:del w:id="11167" w:author="CastorIQ V3 rebuild" w:date="2026-09-16T17:36:25Z">
        <w:r w:rsidDel="00000000" w:rsidR="00000000" w:rsidRPr="00000000">
          <w:rPr>
            <w:rtl w:val="0"/>
          </w:rPr>
        </w:r>
      </w:del>
    </w:p>
    <w:p w:rsidR="00000000" w:rsidDel="00000000" w:rsidP="00000000" w:rsidRDefault="00000000" w:rsidRPr="00000000" w14:paraId="00000018">
      <w:pPr>
        <w:spacing w:after="120" w:line="276" w:lineRule="auto"/>
        <w:jc w:val="both"/>
        <w:rPr>
          <w:ins w:id="11171" w:author="CastorIQ V3 rebuild" w:date="2026-09-16T17:36:25Z"/>
        </w:rPr>
      </w:pPr>
      <w:ins w:id="11169" w:author="CastorIQ V3 rebuild" w:date="2026-09-16T17:36:25Z">
        <w:r>
          <w:rPr>
            <w:b w:val="1"/>
            <w:bCs w:val="1"/>
            <w:color w:val="1a1613"/>
            <w:rtl w:val="0"/>
          </w:rPr>
          <w:t xml:space="preserve">Base models write weak IfcOpenShell code.</w:t>
        </w:r>
      </w:ins>
      <w:ins w:id="11170" w:author="CastorIQ V3 rebuild" w:date="2026-09-16T17:36:25Z">
        <w:r>
          <w:rPr>
            <w:color w:val="1a1613"/>
            <w:rtl w:val="0"/>
          </w:rPr>
          <w:t xml:space="preserve"> A 7B code model hallucinates helpers and mis-selects subtypes. Status: contained by design. Because the code runs on a copy and its effect is measured, a wrong attempt ends in a repair or a rejection, never in a wrong proposal that passes as right (46 of 46, Table 5.2). The cost is the pass rate, the ceiling of the local model rather than of the design. Grounding is the open half: exact class names are required and materials are not offered (Section 5.4).</w:t>
        </w:r>
      </w:ins>
    </w:p>
    <w:p w:rsidR="00000000" w:rsidDel="00000000" w:rsidP="00000000" w:rsidRDefault="00000000" w:rsidRPr="00000000" w14:paraId="00000018">
      <w:pPr>
        <w:spacing w:after="120" w:line="276" w:lineRule="auto"/>
        <w:jc w:val="both"/>
        <w:rPr>
          <w:ins w:id="11176" w:author="CastorIQ V3 rebuild" w:date="2026-09-16T17:36:25Z"/>
        </w:rPr>
      </w:pPr>
      <w:ins w:id="11172" w:author="CastorIQ V3 rebuild" w:date="2026-09-16T17:36:25Z">
        <w:r>
          <w:rPr>
            <w:b w:val="1"/>
            <w:bCs w:val="1"/>
            <w:color w:val="1a1613"/>
            <w:rtl w:val="0"/>
          </w:rPr>
          <w:t xml:space="preserve">OCR degradation on scanned documents.</w:t>
        </w:r>
      </w:ins>
      <w:ins w:id="11173" w:author="CastorIQ V3 rebuild" w:date="2026-09-16T17:36:25Z">
        <w:r>
          <w:rPr>
            <w:color w:val="1a1613"/>
            <w:rtl w:val="0"/>
          </w:rPr>
          <w:t xml:space="preserve"> The primary extractor silently degraded retrieval on rasterised PDFs. Status: mitigated. A GLM-OCR layer runs as automatic fallback on sparse text, locally. It is described by its published OmniDocBench result (Ouyang et al., 2024)</w:t>
        </w:r>
      </w:ins>
      <w:ins w:id="11174" w:author="CastorIQ V3 rebuild" w:date="2026-09-16T17:36:25Z">
        <w:r>
          <w:rPr>
            <w:vertAlign w:val="superscript"/>
          </w:rPr>
          <w:footnoteReference w:id="3"/>
        </w:r>
      </w:ins>
      <w:ins w:id="11175" w:author="CastorIQ V3 rebuild" w:date="2026-09-16T17:36:25Z">
        <w:r>
          <w:rPr>
            <w:color w:val="1a1613"/>
            <w:rtl w:val="0"/>
          </w:rPr>
          <w:t xml:space="preserve">; no Castor-side accuracy has been measured.</w:t>
        </w:r>
      </w:ins>
    </w:p>
    <w:p w:rsidR="00000000" w:rsidDel="00000000" w:rsidP="00000000" w:rsidRDefault="00000000" w:rsidRPr="00000000" w14:paraId="00000018">
      <w:pPr>
        <w:spacing w:after="120" w:line="276" w:lineRule="auto"/>
        <w:jc w:val="both"/>
        <w:rPr>
          <w:ins w:id="11181" w:author="CastorIQ V3 rebuild" w:date="2026-09-16T17:36:25Z"/>
        </w:rPr>
      </w:pPr>
      <w:ins w:id="11177" w:author="CastorIQ V3 rebuild" w:date="2026-09-16T17:36:25Z">
        <w:r>
          <w:rPr>
            <w:b w:val="1"/>
            <w:bCs w:val="1"/>
            <w:color w:val="1a1613"/>
            <w:highlight w:val="cyan"/>
            <w:rtl w:val="0"/>
          </w:rPr>
          <w:t xml:space="preserve">Read-path grounding.</w:t>
        </w:r>
      </w:ins>
      <w:ins w:id="11178" w:author="CastorIQ V3 rebuild" w:date="2026-09-16T17:36:25Z">
        <w:r>
          <w:rPr>
            <w:color w:val="1a1613"/>
            <w:highlight w:val="cyan"/>
            <w:rtl w:val="0"/>
          </w:rPr>
          <w:t xml:space="preserve"> Testing found that entity descriptions carry properties from a fixed keyword list, so IsExternal is reported absent while the write path reads it from the same index, and that "none of the walls" can be asserted from half the walls (</w:t>
        </w:r>
      </w:ins>
      <w:ins w:id="11179" w:author="CastorIQ V3 rebuild" w:date="2026-09-16T17:36:25Z">
        <w:r>
          <w:rPr>
            <w:rFonts w:ascii="Consolas" w:hAnsi="Consolas" w:cs="Consolas" w:eastAsia="Consolas"/>
            <w:color w:val="1a1613"/>
            <w:sz w:val="19"/>
            <w:szCs w:val="19"/>
            <w:highlight w:val="cyan"/>
            <w:rtl w:val="0"/>
          </w:rPr>
          <w:t xml:space="preserve">erez.csv</w:t>
        </w:r>
      </w:ins>
      <w:ins w:id="11180" w:author="CastorIQ V3 rebuild" w:date="2026-09-16T17:36:25Z">
        <w:r>
          <w:rPr>
            <w:color w:val="1a1613"/>
            <w:highlight w:val="cyan"/>
            <w:rtl w:val="0"/>
          </w:rPr>
          <w:t xml:space="preserve"> rows 27, 42, 43, 90). Status: open; the fix is a one-line list change, re-embedding, and a coverage statement in answers.</w:t>
        </w:r>
      </w:ins>
    </w:p>
    <w:p w:rsidR="00000000" w:rsidDel="00000000" w:rsidP="00000000" w:rsidRDefault="00000000" w:rsidRPr="00000000" w14:paraId="00000018">
      <w:pPr>
        <w:spacing w:after="120" w:line="276" w:lineRule="auto"/>
        <w:jc w:val="both"/>
        <w:rPr>
          <w:ins w:id="11186" w:author="CastorIQ V3 rebuild" w:date="2026-09-16T17:36:25Z"/>
        </w:rPr>
      </w:pPr>
      <w:ins w:id="11182" w:author="CastorIQ V3 rebuild" w:date="2026-09-16T17:36:25Z">
        <w:r>
          <w:rPr>
            <w:b w:val="1"/>
            <w:bCs w:val="1"/>
            <w:color w:val="1a1613"/>
            <w:rtl w:val="0"/>
          </w:rPr>
          <w:t xml:space="preserve">RAV verdict logic.</w:t>
        </w:r>
      </w:ins>
      <w:ins w:id="11183" w:author="CastorIQ V3 rebuild" w:date="2026-09-16T17:36:25Z">
        <w:r>
          <w:rPr>
            <w:color w:val="1a1613"/>
            <w:rtl w:val="0"/>
          </w:rPr>
          <w:t xml:space="preserve"> On the conflict scanner, measurement located the weakness the July draft reported in retrieval, and the fix raised recall from 0.20 to 0.77 on the harness (Table 5.3), though not yet on an independent corpus. The per-proposal Guardian now cites the applicable clause, but its prompt calls any different stated value a conflict, so it over-flags compliant numeric improvements and passes a non-compliant categorical value (Section 5.4). </w:t>
        </w:r>
      </w:ins>
      <w:ins w:id="11184" w:author="CastorIQ V3 rebuild" w:date="2026-09-16T17:36:25Z">
        <w:r>
          <w:rPr>
            <w:color w:val="1a1613"/>
            <w:highlight w:val="magenta"/>
            <w:rtl w:val="0"/>
          </w:rPr>
          <w:t xml:space="preserve">Status: open; the fix is to derive the verdict from the comparison the clause implies.</w:t>
        </w:r>
      </w:ins>
      <w:ins w:id="11185" w:author="CastorIQ V3 rebuild" w:date="2026-09-16T17:36:25Z">
        <w:r>
          <w:rPr>
            <w:color w:val="1a1613"/>
            <w:rtl w:val="0"/>
          </w:rPr>
          <w:t xml:space="preserve"> Until then the verdict is a retrieval aid with a correct citation; it never blocks.</w:t>
        </w:r>
      </w:ins>
    </w:p>
    <w:p w:rsidR="00000000" w:rsidDel="00000000" w:rsidP="00000000" w:rsidRDefault="00000000" w:rsidRPr="00000000" w14:paraId="0000002C">
      <w:pPr>
        <w:keepNext w:val="1"/>
        <w:spacing w:after="60" w:before="240" w:lineRule="auto"/>
        <w:jc w:val="center"/>
        <w:rPr>
          <w:ins w:id="11188" w:author="CastorIQ V3 rebuild" w:date="2026-09-16T17:36:25Z"/>
        </w:rPr>
      </w:pPr>
      <w:ins w:id="11187" w:author="CastorIQ V3 rebuild" w:date="2026-09-16T17:36:25Z">
        <w:r>
          <w:drawing>
            <wp:inline>
              <wp:extent cx="5502910" cy="2721439"/>
              <wp:docPr id="1528055274" name="Picture 1528055274"/>
              <wp:cNvGraphicFramePr>
                <a:graphicFrameLocks noChangeAspect="1"/>
              </wp:cNvGraphicFramePr>
              <a:graphic>
                <a:graphicData uri="http://schemas.openxmlformats.org/drawingml/2006/picture">
                  <pic:pic>
                    <pic:nvPicPr>
                      <pic:cNvPr id="0" name="fig3-rav.png"/>
                      <pic:cNvPicPr/>
                    </pic:nvPicPr>
                    <pic:blipFill>
                      <a:blip r:embed="rId25"/>
                      <a:stretch>
                        <a:fillRect/>
                      </a:stretch>
                    </pic:blipFill>
                    <pic:spPr>
                      <a:xfrm>
                        <a:off x="0" y="0"/>
                        <a:ext cx="5502910" cy="2721439"/>
                      </a:xfrm>
                      <a:prstGeom prst="rect"/>
                    </pic:spPr>
                  </pic:pic>
                </a:graphicData>
              </a:graphic>
            </wp:inline>
          </w:drawing>
        </w:r>
      </w:ins>
    </w:p>
    <w:p w:rsidR="00000000" w:rsidDel="00000000" w:rsidP="00000000" w:rsidRDefault="00000000" w:rsidRPr="00000000" w14:paraId="0000002D">
      <w:pPr>
        <w:spacing w:after="200" w:lineRule="auto"/>
        <w:jc w:val="center"/>
        <w:rPr>
          <w:ins w:id="11190" w:author="CastorIQ V3 rebuild" w:date="2026-09-16T17:36:25Z"/>
        </w:rPr>
      </w:pPr>
      <w:ins w:id="11189" w:author="CastorIQ V3 rebuild" w:date="2026-09-16T17:36:25Z">
        <w:r>
          <w:rPr>
            <w:i w:val="1"/>
            <w:iCs w:val="1"/>
            <w:color w:val="6b6560"/>
            <w:sz w:val="18"/>
            <w:szCs w:val="18"/>
            <w:rtl w:val="0"/>
          </w:rPr>
          <w:t xml:space="preserve">Figure 3. The RAV layer in two places: the Guardian checks each proposal and reports on the card beside the measured diff; the conflict scanner checks the whole model on demand.</w:t>
        </w:r>
      </w:ins>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6.2 Ethical considerations and data governance</w:t>
      </w:r>
    </w:p>
    <w:p w:rsidR="00000000" w:rsidDel="00000000" w:rsidP="00000000" w:rsidRDefault="00000000" w:rsidRPr="00000000" w14:paraId="00000018">
      <w:pPr>
        <w:spacing w:after="120" w:line="276" w:lineRule="auto"/>
        <w:jc w:val="both"/>
        <w:rPr/>
      </w:pPr>
      <w:r>
        <w:rPr>
          <w:color w:val="1a1613"/>
          <w:rtl w:val="0"/>
        </w:rPr>
        <w:t xml:space="preserve">Data sovereignty is a foundational </w:t>
      </w:r>
      <w:del w:id="11191" w:author="CastorIQ V3 rebuild" w:date="2026-09-16T17:36:25Z">
        <w:r>
          <w:rPr>
            <w:color w:val="1a1613"/>
            <w:rtl w:val="0"/>
          </w:rPr>
          <w:delText xml:space="preserve">design </w:delText>
        </w:r>
      </w:del>
      <w:r>
        <w:rPr>
          <w:color w:val="1a1613"/>
          <w:rtl w:val="0"/>
        </w:rPr>
        <w:t xml:space="preserve">constraint. The default deployment runs </w:t>
      </w:r>
      <w:del w:id="11192" w:author="CastorIQ V3 rebuild" w:date="2026-09-16T17:36:25Z">
        <w:r>
          <w:rPr>
            <w:color w:val="1a1613"/>
            <w:rtl w:val="0"/>
          </w:rPr>
          <w:delText xml:space="preserve">entirely </w:delText>
        </w:r>
      </w:del>
      <w:r>
        <w:rPr>
          <w:color w:val="1a1613"/>
          <w:rtl w:val="0"/>
        </w:rPr>
        <w:t xml:space="preserve">on local infrastructure </w:t>
      </w:r>
      <w:del w:id="11193" w:author="CastorIQ V3 rebuild" w:date="2026-09-16T17:36:25Z">
        <w:r>
          <w:rPr>
            <w:color w:val="1a1613"/>
            <w:rtl w:val="0"/>
          </w:rPr>
          <w:delText xml:space="preserve">using </w:delText>
        </w:r>
      </w:del>
      <w:ins w:id="11194" w:author="CastorIQ V3 rebuild" w:date="2026-09-16T17:36:25Z">
        <w:r>
          <w:rPr>
            <w:color w:val="1a1613"/>
            <w:rtl w:val="0"/>
          </w:rPr>
          <w:t xml:space="preserve">with </w:t>
        </w:r>
      </w:ins>
      <w:r>
        <w:rPr>
          <w:color w:val="1a1613"/>
          <w:rtl w:val="0"/>
        </w:rPr>
        <w:t xml:space="preserve">open-weight models, </w:t>
      </w:r>
      <w:del w:id="11195" w:author="CastorIQ V3 rebuild" w:date="2026-09-16T17:36:25Z">
        <w:r>
          <w:rPr>
            <w:color w:val="1a1613"/>
            <w:rtl w:val="0"/>
          </w:rPr>
          <w:delText xml:space="preserve">ensuring that </w:delText>
        </w:r>
      </w:del>
      <w:ins w:id="11196" w:author="CastorIQ V3 rebuild" w:date="2026-09-16T17:36:25Z">
        <w:r>
          <w:rPr>
            <w:color w:val="1a1613"/>
            <w:rtl w:val="0"/>
          </w:rPr>
          <w:t xml:space="preserve">so </w:t>
        </w:r>
      </w:ins>
      <w:r>
        <w:rPr>
          <w:color w:val="1a1613"/>
          <w:rtl w:val="0"/>
        </w:rPr>
        <w:t xml:space="preserve">no project data leaves the </w:t>
      </w:r>
      <w:del w:id="11197" w:author="CastorIQ V3 rebuild" w:date="2026-09-16T17:36:25Z">
        <w:r>
          <w:rPr>
            <w:color w:val="1a1613"/>
            <w:rtl w:val="0"/>
          </w:rPr>
          <w:delText xml:space="preserve">user’s environment by default. This </w:delText>
        </w:r>
      </w:del>
      <w:ins w:id="11198" w:author="CastorIQ V3 rebuild" w:date="2026-09-16T17:36:25Z">
        <w:r>
          <w:rPr>
            <w:color w:val="1a1613"/>
            <w:rtl w:val="0"/>
          </w:rPr>
          <w:t xml:space="preserve">user's environment, which </w:t>
        </w:r>
      </w:ins>
      <w:r>
        <w:rPr>
          <w:color w:val="1a1613"/>
          <w:rtl w:val="0"/>
        </w:rPr>
        <w:t xml:space="preserve">matters </w:t>
      </w:r>
      <w:del w:id="11199" w:author="CastorIQ V3 rebuild" w:date="2026-09-16T17:36:25Z">
        <w:r>
          <w:rPr>
            <w:color w:val="1a1613"/>
            <w:rtl w:val="0"/>
          </w:rPr>
          <w:delText xml:space="preserve">particularly for European AECO projects </w:delText>
        </w:r>
      </w:del>
      <w:r>
        <w:rPr>
          <w:color w:val="1a1613"/>
          <w:rtl w:val="0"/>
        </w:rPr>
        <w:t xml:space="preserve">under GDPR and ISO </w:t>
      </w:r>
      <w:del w:id="11200" w:author="CastorIQ V3 rebuild" w:date="2026-09-16T17:36:25Z">
        <w:r>
          <w:rPr>
            <w:color w:val="1a1613"/>
            <w:rtl w:val="0"/>
          </w:rPr>
          <w:delText xml:space="preserve">19650, </w:delText>
        </w:r>
      </w:del>
      <w:ins w:id="11201" w:author="CastorIQ V3 rebuild" w:date="2026-09-16T17:36:25Z">
        <w:r>
          <w:rPr>
            <w:color w:val="1a1613"/>
            <w:rtl w:val="0"/>
          </w:rPr>
          <w:t xml:space="preserve">19650 </w:t>
        </w:r>
      </w:ins>
      <w:r>
        <w:rPr>
          <w:color w:val="1a1613"/>
          <w:rtl w:val="0"/>
        </w:rPr>
        <w:t xml:space="preserve">and for </w:t>
      </w:r>
      <w:del w:id="11202" w:author="CastorIQ V3 rebuild" w:date="2026-09-16T17:36:25Z">
        <w:r>
          <w:rPr>
            <w:color w:val="1a1613"/>
            <w:rtl w:val="0"/>
          </w:rPr>
          <w:delText xml:space="preserve">projects whose IFC files contain </w:delText>
        </w:r>
      </w:del>
      <w:r>
        <w:rPr>
          <w:color w:val="1a1613"/>
          <w:rtl w:val="0"/>
        </w:rPr>
        <w:t xml:space="preserve">commercially sensitive </w:t>
      </w:r>
      <w:del w:id="11203" w:author="CastorIQ V3 rebuild" w:date="2026-09-16T17:36:25Z">
        <w:r>
          <w:rPr>
            <w:color w:val="1a1613"/>
            <w:rtl w:val="0"/>
          </w:rPr>
          <w:delText xml:space="preserve">design information. The </w:delText>
        </w:r>
      </w:del>
      <w:ins w:id="11204" w:author="CastorIQ V3 rebuild" w:date="2026-09-16T17:36:25Z">
        <w:r>
          <w:rPr>
            <w:color w:val="1a1613"/>
            <w:rtl w:val="0"/>
          </w:rPr>
          <w:t xml:space="preserve">models. </w:t>
        </w:r>
      </w:ins>
      <w:r>
        <w:rPr>
          <w:color w:val="1a1613"/>
          <w:rtl w:val="0"/>
        </w:rPr>
        <w:t xml:space="preserve">BYOK </w:t>
      </w:r>
      <w:del w:id="11205" w:author="CastorIQ V3 rebuild" w:date="2026-09-16T17:36:25Z">
        <w:r>
          <w:rPr>
            <w:color w:val="1a1613"/>
            <w:rtl w:val="0"/>
          </w:rPr>
          <w:delText xml:space="preserve">path </w:delText>
        </w:r>
      </w:del>
      <w:r>
        <w:rPr>
          <w:color w:val="1a1613"/>
          <w:rtl w:val="0"/>
        </w:rPr>
        <w:t xml:space="preserve">is an explicit, user-initiated </w:t>
      </w:r>
      <w:del w:id="11206" w:author="CastorIQ V3 rebuild" w:date="2026-09-16T17:36:25Z">
        <w:r>
          <w:rPr>
            <w:color w:val="1a1613"/>
            <w:rtl w:val="0"/>
          </w:rPr>
          <w:delText xml:space="preserve">opt-out of the local-first default; the local model remains the only path for users under strict data-sovereignty requirements, and a site-level </w:delText>
        </w:r>
      </w:del>
      <w:ins w:id="11207" w:author="CastorIQ V3 rebuild" w:date="2026-09-16T17:36:25Z">
        <w:r>
          <w:rPr>
            <w:color w:val="1a1613"/>
            <w:rtl w:val="0"/>
          </w:rPr>
          <w:t xml:space="preserve">opt-out; an </w:t>
        </w:r>
      </w:ins>
      <w:r>
        <w:rPr>
          <w:color w:val="1a1613"/>
          <w:rtl w:val="0"/>
        </w:rPr>
        <w:t xml:space="preserve">operator switch can </w:t>
      </w:r>
      <w:del w:id="11208" w:author="CastorIQ V3 rebuild" w:date="2026-09-16T17:36:25Z">
        <w:r>
          <w:rPr>
            <w:color w:val="1a1613"/>
            <w:rtl w:val="0"/>
          </w:rPr>
          <w:delText xml:space="preserve">hard-disable </w:delText>
        </w:r>
      </w:del>
      <w:ins w:id="11209" w:author="CastorIQ V3 rebuild" w:date="2026-09-16T17:36:25Z">
        <w:r>
          <w:rPr>
            <w:color w:val="1a1613"/>
            <w:rtl w:val="0"/>
          </w:rPr>
          <w:t xml:space="preserve">disable </w:t>
        </w:r>
      </w:ins>
      <w:r>
        <w:rPr>
          <w:color w:val="1a1613"/>
          <w:rtl w:val="0"/>
        </w:rPr>
        <w:t xml:space="preserve">cloud routing </w:t>
      </w:r>
      <w:del w:id="11210" w:author="CastorIQ V3 rebuild" w:date="2026-09-16T17:36:25Z">
        <w:r>
          <w:rPr>
            <w:color w:val="1a1613"/>
            <w:rtl w:val="0"/>
          </w:rPr>
          <w:delText xml:space="preserve">regardless </w:delText>
        </w:r>
      </w:del>
      <w:ins w:id="11211" w:author="CastorIQ V3 rebuild" w:date="2026-09-16T17:36:25Z">
        <w:r>
          <w:rPr>
            <w:color w:val="1a1613"/>
            <w:rtl w:val="0"/>
          </w:rPr>
          <w:t xml:space="preserve">for a whole deployment, and provider failures hard-error instead </w:t>
        </w:r>
      </w:ins>
      <w:r>
        <w:rPr>
          <w:color w:val="1a1613"/>
          <w:rtl w:val="0"/>
        </w:rPr>
        <w:t xml:space="preserve">of </w:t>
      </w:r>
      <w:del w:id="11212" w:author="CastorIQ V3 rebuild" w:date="2026-09-16T17:36:25Z">
        <w:r>
          <w:rPr>
            <w:color w:val="1a1613"/>
            <w:rtl w:val="0"/>
          </w:rPr>
          <w:delText xml:space="preserve">per-user configuration. On provider failure the system hard-errors rather than </w:delText>
        </w:r>
      </w:del>
      <w:r>
        <w:rPr>
          <w:color w:val="1a1613"/>
          <w:rtl w:val="0"/>
        </w:rPr>
        <w:t xml:space="preserve">falling back silently. Every AI-proposed modification </w:t>
      </w:r>
      <w:del w:id="11213" w:author="CastorIQ V3 rebuild" w:date="2026-09-16T17:36:25Z">
        <w:r>
          <w:rPr>
            <w:color w:val="1a1613"/>
            <w:rtl w:val="0"/>
          </w:rPr>
          <w:delText xml:space="preserve">requires </w:delText>
        </w:r>
      </w:del>
      <w:ins w:id="11214" w:author="CastorIQ V3 rebuild" w:date="2026-09-16T17:36:25Z">
        <w:r>
          <w:rPr>
            <w:color w:val="1a1613"/>
            <w:rtl w:val="0"/>
          </w:rPr>
          <w:t xml:space="preserve">needs </w:t>
        </w:r>
      </w:ins>
      <w:r>
        <w:rPr>
          <w:color w:val="1a1613"/>
          <w:rtl w:val="0"/>
        </w:rPr>
        <w:t xml:space="preserve">explicit human </w:t>
      </w:r>
      <w:del w:id="11215" w:author="CastorIQ V3 rebuild" w:date="2026-09-16T17:36:25Z">
        <w:r>
          <w:rPr>
            <w:color w:val="1a1613"/>
            <w:rtl w:val="0"/>
          </w:rPr>
          <w:delText xml:space="preserve">approval, </w:delText>
        </w:r>
      </w:del>
      <w:ins w:id="11216" w:author="CastorIQ V3 rebuild" w:date="2026-09-16T17:36:25Z">
        <w:r>
          <w:rPr>
            <w:color w:val="1a1613"/>
            <w:rtl w:val="0"/>
          </w:rPr>
          <w:t xml:space="preserve">approval of a measured diff, </w:t>
        </w:r>
      </w:ins>
      <w:r>
        <w:rPr>
          <w:color w:val="1a1613"/>
          <w:rtl w:val="0"/>
        </w:rPr>
        <w:t xml:space="preserve">and every approved change is a Git </w:t>
      </w:r>
      <w:del w:id="11217" w:author="CastorIQ V3 rebuild" w:date="2026-09-16T17:36:25Z">
        <w:r>
          <w:rPr>
            <w:color w:val="1a1613"/>
            <w:rtl w:val="0"/>
          </w:rPr>
          <w:delText xml:space="preserve">commit with a semantic diff, providing </w:delText>
        </w:r>
      </w:del>
      <w:ins w:id="11218" w:author="CastorIQ V3 rebuild" w:date="2026-09-16T17:36:25Z">
        <w:r>
          <w:rPr>
            <w:color w:val="1a1613"/>
            <w:rtl w:val="0"/>
          </w:rPr>
          <w:t xml:space="preserve">commit, </w:t>
        </w:r>
      </w:ins>
      <w:r>
        <w:rPr>
          <w:color w:val="1a1613"/>
          <w:rtl w:val="0"/>
        </w:rPr>
        <w:t xml:space="preserve">an auditable chain of custody consistent with ISO </w:t>
      </w:r>
      <w:del w:id="11219" w:author="CastorIQ V3 rebuild" w:date="2026-09-16T17:36:25Z">
        <w:r>
          <w:rPr>
            <w:color w:val="1a1613"/>
            <w:rtl w:val="0"/>
          </w:rPr>
          <w:delText xml:space="preserve">19650’s expectations. </w:delText>
        </w:r>
      </w:del>
      <w:ins w:id="11220" w:author="CastorIQ V3 rebuild" w:date="2026-09-16T17:36:25Z">
        <w:r>
          <w:rPr>
            <w:color w:val="1a1613"/>
            <w:rtl w:val="0"/>
          </w:rPr>
          <w:t xml:space="preserve">19650. The evaluation used public buildingSMART samples and documents written by the authors; no client data was used. </w:t>
        </w:r>
      </w:ins>
      <w:r>
        <w:rPr>
          <w:color w:val="1a1613"/>
          <w:rtl w:val="0"/>
        </w:rPr>
        <w:t xml:space="preserve">AGPL-3.0 </w:t>
      </w:r>
      <w:del w:id="11221" w:author="CastorIQ V3 rebuild" w:date="2026-09-16T17:36:25Z">
        <w:r>
          <w:rPr>
            <w:color w:val="1a1613"/>
            <w:rtl w:val="0"/>
          </w:rPr>
          <w:delText xml:space="preserve">licensing </w:delText>
        </w:r>
      </w:del>
      <w:r>
        <w:rPr>
          <w:color w:val="1a1613"/>
          <w:rtl w:val="0"/>
        </w:rPr>
        <w:t xml:space="preserve">extends </w:t>
      </w:r>
      <w:del w:id="11222" w:author="CastorIQ V3 rebuild" w:date="2026-09-16T17:36:25Z">
        <w:r>
          <w:rPr>
            <w:color w:val="1a1613"/>
            <w:rtl w:val="0"/>
          </w:rPr>
          <w:delText xml:space="preserve">this </w:delText>
        </w:r>
      </w:del>
      <w:ins w:id="11223" w:author="CastorIQ V3 rebuild" w:date="2026-09-16T17:36:25Z">
        <w:r>
          <w:rPr>
            <w:color w:val="1a1613"/>
            <w:rtl w:val="0"/>
          </w:rPr>
          <w:t xml:space="preserve">the </w:t>
        </w:r>
      </w:ins>
      <w:r>
        <w:rPr>
          <w:color w:val="1a1613"/>
          <w:rtl w:val="0"/>
        </w:rPr>
        <w:t xml:space="preserve">governance choice to the </w:t>
      </w:r>
      <w:del w:id="11224" w:author="CastorIQ V3 rebuild" w:date="2026-09-16T17:36:25Z">
        <w:r>
          <w:rPr>
            <w:color w:val="1a1613"/>
            <w:rtl w:val="0"/>
          </w:rPr>
          <w:delText xml:space="preserve">code itself: </w:delText>
        </w:r>
      </w:del>
      <w:ins w:id="11225" w:author="CastorIQ V3 rebuild" w:date="2026-09-16T17:36:25Z">
        <w:r>
          <w:rPr>
            <w:color w:val="1a1613"/>
            <w:rtl w:val="0"/>
          </w:rPr>
          <w:t xml:space="preserve">code: </w:t>
        </w:r>
      </w:ins>
      <w:r>
        <w:rPr>
          <w:color w:val="1a1613"/>
          <w:rtl w:val="0"/>
        </w:rPr>
        <w:t xml:space="preserve">self-hosting is </w:t>
      </w:r>
      <w:del w:id="11226" w:author="CastorIQ V3 rebuild" w:date="2026-09-16T17:36:25Z">
        <w:r>
          <w:rPr>
            <w:color w:val="1a1613"/>
            <w:rtl w:val="0"/>
          </w:rPr>
          <w:delText xml:space="preserve">free </w:delText>
        </w:r>
      </w:del>
      <w:ins w:id="11227" w:author="CastorIQ V3 rebuild" w:date="2026-09-16T17:36:25Z">
        <w:r>
          <w:rPr>
            <w:color w:val="1a1613"/>
            <w:rtl w:val="0"/>
          </w:rPr>
          <w:t xml:space="preserve">unrestricted, </w:t>
        </w:r>
      </w:ins>
      <w:r>
        <w:rPr>
          <w:color w:val="1a1613"/>
          <w:rtl w:val="0"/>
        </w:rPr>
        <w:t xml:space="preserve">and </w:t>
      </w:r>
      <w:del w:id="11228" w:author="CastorIQ V3 rebuild" w:date="2026-09-16T17:36:25Z">
        <w:r>
          <w:rPr>
            <w:color w:val="1a1613"/>
            <w:rtl w:val="0"/>
          </w:rPr>
          <w:delText xml:space="preserve">unrestricted, while hosting </w:delText>
        </w:r>
      </w:del>
      <w:r>
        <w:rPr>
          <w:color w:val="1a1613"/>
          <w:rtl w:val="0"/>
        </w:rPr>
        <w:t xml:space="preserve">a modified </w:t>
      </w:r>
      <w:del w:id="11229" w:author="CastorIQ V3 rebuild" w:date="2026-09-16T17:36:25Z">
        <w:r>
          <w:rPr>
            <w:color w:val="1a1613"/>
            <w:rtl w:val="0"/>
          </w:rPr>
          <w:delText xml:space="preserve">version as a </w:delText>
        </w:r>
      </w:del>
      <w:r>
        <w:rPr>
          <w:color w:val="1a1613"/>
          <w:rtl w:val="0"/>
        </w:rPr>
        <w:t xml:space="preserve">network service </w:t>
      </w:r>
      <w:del w:id="11230" w:author="CastorIQ V3 rebuild" w:date="2026-09-16T17:36:25Z">
        <w:r>
          <w:rPr>
            <w:color w:val="1a1613"/>
            <w:rtl w:val="0"/>
          </w:rPr>
          <w:delText xml:space="preserve">for others requires publishing those modifications under the same license.</w:delText>
        </w:r>
      </w:del>
      <w:ins w:id="11231" w:author="CastorIQ V3 rebuild" w:date="2026-09-16T17:36:25Z">
        <w:r>
          <w:rPr>
            <w:color w:val="1a1613"/>
            <w:rtl w:val="0"/>
          </w:rPr>
          <w:t xml:space="preserve">must publish its modifications.</w:t>
        </w:r>
      </w:ins>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6.3 Risk analysis and open items</w:t>
      </w:r>
    </w:p>
    <w:p w:rsidR="00000000" w:rsidDel="00000000" w:rsidP="00000000" w:rsidRDefault="00000000" w:rsidRPr="00000000" w14:paraId="0000008C">
      <w:pPr>
        <w:spacing w:after="120" w:line="276" w:lineRule="auto"/>
        <w:jc w:val="both"/>
        <w:rPr>
          <w:del w:id="11239" w:author="CastorIQ V3 rebuild" w:date="2026-09-16T17:36:25Z"/>
        </w:rPr>
      </w:pPr>
      <w:del w:id="11232" w:author="CastorIQ V3 rebuild" w:date="2026-09-16T17:36:25Z">
        <w:r w:rsidDel="00000000" w:rsidR="00000000" w:rsidRPr="00000000">
          <w:rPr>
            <w:color w:val="1a1613"/>
            <w:rtl w:val="0"/>
          </w:rPr>
          <w:delText xml:space="preserve">Five risks warrant explicit mention. First, the RAV positive-leaning bias described above is the principal open technical risk. Its consequence is stated without softening: an independent check that consistently agrees offers little verification value, and the confidence a user places in a RAV verdict should presently be proportional to that limitation. Second, the acceptance corpus used in Section 5.2 is modest in size (approximately 110 annotated modification prompts, and per-criterion samples between 23 and 70). The first-run figures are indicative; larger-scale confirmation is the immediate next step. Third, </w:delText>
        </w:r>
      </w:del>
      <w:del w:id="11233" w:author="CastorIQ V3 rebuild" w:date="2026-09-16T17:36:25Z">
        <w:r w:rsidDel="00000000" w:rsidR="00000000" w:rsidRPr="00000000">
          <w:rPr>
            <w:color w:val="1a1613"/>
            <w:rtl w:val="0"/>
          </w:rPr>
          <w:delText xml:space="preserve">no formal load, regression, or concurrent-writer testing has been performed, so the horizontal-scaling question and the behaviour of the system under two writers acting on the same project remain unqualified.</w:delText>
        </w:r>
      </w:del>
      <w:del w:id="11234" w:author="CastorIQ V3 rebuild" w:date="2026-09-16T17:36:25Z">
        <w:r w:rsidDel="00000000" w:rsidR="00000000" w:rsidRPr="00000000">
          <w:rPr>
            <w:color w:val="1a1613"/>
            <w:rtl w:val="0"/>
          </w:rPr>
          <w:delText xml:space="preserve"> Fourth, structured acceptance testing by domain experts has not yet been carried out; the expert-validation session described in Section 5.4 is the highest-leverage item on the pre-defence agenda for this reason. </w:delText>
        </w:r>
      </w:del>
      <w:del w:id="11235" w:author="CastorIQ V3 rebuild" w:date="2026-09-16T17:36:25Z">
        <w:r w:rsidDel="00000000" w:rsidR="00000000" w:rsidRPr="00000000">
          <w:rPr>
            <w:color w:val="1a1613"/>
            <w:rtl w:val="0"/>
          </w:rPr>
          <w:delText xml:space="preserve">Fifth, structured security testing carried out in September 2026 surfaced a role-enforcement gap: a viewer-role account was able to commit a Modify change through the write path</w:delText>
        </w:r>
      </w:del>
      <w:del w:id="11236" w:author="CastorIQ V3 rebuild" w:date="2026-09-16T17:36:25Z">
        <w:r w:rsidDel="00000000" w:rsidR="00000000" w:rsidRPr="00000000">
          <w:rPr>
            <w:vertAlign w:val="superscript"/>
          </w:rPr>
          <w:footnoteReference w:customMarkFollows="0" w:id="5"/>
        </w:r>
      </w:del>
      <w:del w:id="11237" w:author="CastorIQ V3 rebuild" w:date="2026-09-16T17:36:25Z">
        <w:r w:rsidDel="00000000" w:rsidR="00000000" w:rsidRPr="00000000">
          <w:rPr>
            <w:color w:val="1a1613"/>
            <w:rtl w:val="0"/>
          </w:rPr>
          <w:delText xml:space="preserve">, with RAV correctly flagging the value as conflicting but not gating the write. The identity model of Section 3.5 remains the intended design; its enforcement across the UI, proposal, approval and commit stages is being closed ahead of the defence.</w:delText>
        </w:r>
      </w:del>
      <w:del w:id="11238" w:author="CastorIQ V3 rebuild" w:date="2026-09-16T17:36:25Z">
        <w:r w:rsidDel="00000000" w:rsidR="00000000" w:rsidRPr="00000000">
          <w:rPr>
            <w:rtl w:val="0"/>
          </w:rPr>
        </w:r>
      </w:del>
    </w:p>
    <w:p w:rsidR="00000000" w:rsidDel="00000000" w:rsidP="00000000" w:rsidRDefault="00000000" w:rsidRPr="00000000" w14:paraId="00000018">
      <w:pPr>
        <w:spacing w:after="120" w:line="276" w:lineRule="auto"/>
        <w:jc w:val="both"/>
        <w:rPr>
          <w:ins w:id="11248" w:author="CastorIQ V3 rebuild" w:date="2026-09-16T17:36:25Z"/>
        </w:rPr>
      </w:pPr>
      <w:ins w:id="11240" w:author="CastorIQ V3 rebuild" w:date="2026-09-16T17:36:25Z">
        <w:r>
          <w:rPr>
            <w:color w:val="1a1613"/>
            <w:rtl w:val="0"/>
          </w:rPr>
          <w:t xml:space="preserve">Five risks warrant mention. First, the Guardian verdict logic above: a check that flags compliant improvements or passes violations offers little verification value until fixed. Second, sample size: 95 prompts, 26 conflict cases and 36 Ask answers, one machine and one model per row. </w:t>
        </w:r>
      </w:ins>
      <w:ins w:id="11241" w:author="CastorIQ V3 rebuild" w:date="2026-09-16T17:36:25Z">
        <w:r>
          <w:rPr>
            <w:color w:val="1a1613"/>
            <w:highlight w:val="magenta"/>
            <w:rtl w:val="0"/>
          </w:rPr>
          <w:t xml:space="preserve">Third, no load testing has been done; a proposal approved after its file changed is refused by the fingerprint check, but behaviour under many concurrent users is unqualified.</w:t>
        </w:r>
      </w:ins>
      <w:ins w:id="11242" w:author="CastorIQ V3 rebuild" w:date="2026-09-16T17:36:25Z">
        <w:r>
          <w:rPr>
            <w:color w:val="1a1613"/>
            <w:rtl w:val="0"/>
          </w:rPr>
          <w:t xml:space="preserve"> Fourth, no expert labelling has been scored against the harness; the per-prompt protocol that would yield an agreement statistic is the highest-leverage open item before the defence. </w:t>
        </w:r>
      </w:ins>
      <w:ins w:id="11243" w:author="CastorIQ V3 rebuild" w:date="2026-09-16T17:36:25Z">
        <w:r>
          <w:rPr>
            <w:color w:val="1a1613"/>
            <w:highlight w:val="cyan"/>
            <w:rtl w:val="0"/>
          </w:rPr>
          <w:t xml:space="preserve">Fifth, security testing in September 2026 found that a viewer-role account could commit a change (</w:t>
        </w:r>
      </w:ins>
      <w:ins w:id="11244" w:author="CastorIQ V3 rebuild" w:date="2026-09-16T17:36:25Z">
        <w:r>
          <w:rPr>
            <w:rFonts w:ascii="Consolas" w:hAnsi="Consolas" w:cs="Consolas" w:eastAsia="Consolas"/>
            <w:color w:val="1a1613"/>
            <w:sz w:val="19"/>
            <w:szCs w:val="19"/>
            <w:highlight w:val="cyan"/>
            <w:rtl w:val="0"/>
          </w:rPr>
          <w:t xml:space="preserve">erez.csv</w:t>
        </w:r>
      </w:ins>
      <w:ins w:id="11245" w:author="CastorIQ V3 rebuild" w:date="2026-09-16T17:36:25Z">
        <w:r>
          <w:rPr>
            <w:color w:val="1a1613"/>
            <w:highlight w:val="cyan"/>
            <w:rtl w:val="0"/>
          </w:rPr>
          <w:t xml:space="preserve"> row 60)</w:t>
        </w:r>
      </w:ins>
      <w:ins w:id="11246" w:author="CastorIQ V3 rebuild" w:date="2026-09-16T17:36:25Z">
        <w:r>
          <w:rPr>
            <w:vertAlign w:val="superscript"/>
          </w:rPr>
          <w:footnoteReference w:id="5"/>
        </w:r>
      </w:ins>
      <w:ins w:id="11247" w:author="CastorIQ V3 rebuild" w:date="2026-09-16T17:36:25Z">
        <w:r>
          <w:rPr>
            <w:color w:val="1a1613"/>
            <w:highlight w:val="cyan"/>
            <w:rtl w:val="0"/>
          </w:rPr>
          <w:t xml:space="preserve">. The editor tier is now enforced at the HTTP and WebSocket layer and tested. The same testing found that deleting a user or a document removes or anonymises the proposals, commits and conflicts that reference it (rows 63, 66, 96), which destroys audit evidence and remains open.</w:t>
        </w:r>
      </w:ins>
    </w:p>
    <w:p w:rsidR="00000000" w:rsidDel="00000000" w:rsidP="00000000" w:rsidRDefault="00000000" w:rsidRPr="00000000" w14:paraId="00000016">
      <w:pPr>
        <w:keepNext w:val="1"/>
        <w:spacing w:after="40" w:before="360" w:lineRule="auto"/>
        <w:rPr/>
      </w:pPr>
      <w:r>
        <w:rPr>
          <w:b w:val="1"/>
          <w:bCs w:val="1"/>
          <w:color w:val="1b3a6b"/>
          <w:sz w:val="16"/>
          <w:szCs w:val="16"/>
          <w:rtl w:val="0"/>
        </w:rPr>
        <w:t xml:space="preserve">§ 7</w:t>
      </w:r>
    </w:p>
    <w:p w:rsidR="00000000" w:rsidDel="00000000" w:rsidP="00000000" w:rsidRDefault="00000000" w:rsidRPr="00000000" w14:paraId="00000017">
      <w:pPr>
        <w:pStyle w:val="Heading1"/>
        <w:keepNext w:val="1"/>
        <w:spacing w:after="200" w:before="60" w:lineRule="auto"/>
        <w:rPr/>
      </w:pPr>
      <w:r>
        <w:rPr>
          <w:b w:val="1"/>
          <w:bCs w:val="1"/>
          <w:color w:val="1b3a6b"/>
          <w:sz w:val="36"/>
          <w:szCs w:val="36"/>
          <w:rtl w:val="0"/>
        </w:rPr>
        <w:t xml:space="preserve">Contributions to AECO practice and future research directions</w:t>
      </w:r>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7.1 Contributions</w:t>
      </w:r>
    </w:p>
    <w:p w:rsidR="00000000" w:rsidDel="00000000" w:rsidP="00000000" w:rsidRDefault="00000000" w:rsidRPr="00000000" w14:paraId="00000090">
      <w:pPr>
        <w:spacing w:after="120" w:line="276" w:lineRule="auto"/>
        <w:jc w:val="both"/>
        <w:rPr>
          <w:del w:id="11251" w:author="CastorIQ V3 rebuild" w:date="2026-09-16T17:36:25Z"/>
        </w:rPr>
      </w:pPr>
      <w:del w:id="11249" w:author="CastorIQ V3 rebuild" w:date="2026-09-16T17:36:25Z">
        <w:r w:rsidDel="00000000" w:rsidR="00000000" w:rsidRPr="00000000">
          <w:rPr>
            <w:color w:val="1a1613"/>
            <w:rtl w:val="0"/>
          </w:rPr>
          <w:delText xml:space="preserve">CastorIQ contributes four elements to the state of practice. First, the RSAA architecture: a governance pattern for LLM-mediated modification of authoritative engineering data that trades free generation for tier-appropriate authority, with a validated escalation path and an auditable Git-committed record for every accepted change. RSAA is instantiated here against IFC; the same tier discipline could govern any structured domain artefact where correctness is non-optional. Second, the RAV pattern as a distinct component of a write path, separate from the retrieval-augmented generation of the read path: a document-grounded, parallel second opinion attached to every proposal. Third, the shared 1024-dimensional vector substrate for IFC entity descriptions and document chunks together, which makes cross-domain retrieval a routine operation. Fourth, the demonstration that a full-lifecycle platform (4D, 5D, and 7D) can be built on a single semantic substrate, on consumer-grade hardware, without cloud dependency, and released under a network-copyleft license. All four are available to the wider community under AGPL-3.0.</w:delText>
        </w:r>
      </w:del>
      <w:del w:id="11250" w:author="CastorIQ V3 rebuild" w:date="2026-09-16T17:36:25Z">
        <w:r w:rsidDel="00000000" w:rsidR="00000000" w:rsidRPr="00000000">
          <w:rPr>
            <w:rtl w:val="0"/>
          </w:rPr>
        </w:r>
      </w:del>
    </w:p>
    <w:p w:rsidR="00000000" w:rsidDel="00000000" w:rsidP="00000000" w:rsidRDefault="00000000" w:rsidRPr="00000000" w14:paraId="00000018">
      <w:pPr>
        <w:spacing w:after="120" w:line="276" w:lineRule="auto"/>
        <w:jc w:val="both"/>
        <w:rPr>
          <w:ins w:id="11253" w:author="CastorIQ V3 rebuild" w:date="2026-09-16T17:36:25Z"/>
        </w:rPr>
      </w:pPr>
      <w:ins w:id="11252" w:author="CastorIQ V3 rebuild" w:date="2026-09-16T17:36:25Z">
        <w:r>
          <w:rPr>
            <w:color w:val="1a1613"/>
            <w:rtl w:val="0"/>
          </w:rPr>
          <w:t xml:space="preserve">CastorIQ contributes four elements to the state of practice. First, maximal verification as a governance pattern for LLM-mediated modification of authoritative engineering data: the model writes the change as code, the code runs once on a copy, the measured diff is gated deterministically and explained by a model that has not seen the request, and the reviewed copy is swapped in under version control. It is instantiated against IFC, and applies to any structured artefact whose changes can be diffed. Second, RAV as a distinct component of a write path, a document-grounded second opinion on every proposal, with the retrieval design that made it measurable. Third, the shared vector substrate for IFC entities and document chunks, which makes cross-domain retrieval routine. Fourth, a full-lifecycle platform (4D, 5D, 7D) on one substrate and consumer hardware, without cloud dependency, together with the reproducible harnesses and dated records that measure it. All four are available under AGPL-3.0.</w:t>
        </w:r>
      </w:ins>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7.2 Future research directions</w:t>
      </w:r>
    </w:p>
    <w:p w:rsidR="00000000" w:rsidDel="00000000" w:rsidP="00000000" w:rsidRDefault="00000000" w:rsidRPr="00000000" w14:paraId="00000092">
      <w:pPr>
        <w:spacing w:after="120" w:line="276" w:lineRule="auto"/>
        <w:jc w:val="both"/>
        <w:rPr>
          <w:del w:id="11256" w:author="CastorIQ V3 rebuild" w:date="2026-09-16T17:36:25Z"/>
        </w:rPr>
      </w:pPr>
      <w:del w:id="11254" w:author="CastorIQ V3 rebuild" w:date="2026-09-16T17:36:25Z">
        <w:r w:rsidDel="00000000" w:rsidR="00000000" w:rsidRPr="00000000">
          <w:rPr>
            <w:color w:val="1a1613"/>
            <w:rtl w:val="0"/>
          </w:rPr>
          <w:delText xml:space="preserve">Three directions are set out for follow-on work. First, server-hosted IFC editing via modeller addons, in direct response to the CDE round-trip friction reported in Section 5.4: a Blender addon that keeps the IFC file server-hosted in CastorIQ and streams geometry modifications back in real time would eliminate the download-edit-reupload round-trip that currently makes IFC-first workflows friction-heavy inside cloud CDEs. The same pattern could extend to Revit, ArchiCAD, and Rhino, positioning CastorIQ as the semantic hub around which existing modelling tools continue to operate. Second, completing the RAV verification loop by implementing one of the three mitigations scoped in Section 6 and re-running the benchmark; blind classification is the leading candidate because the closest calibration pattern has already been validated in the schedule-audit subsystem. Third, standing up the acceptance corpus alongside the first write-path prototype in any future extension, so that every subsequent surface inherits a measurement path from its first commit.</w:delText>
        </w:r>
      </w:del>
      <w:del w:id="11255" w:author="CastorIQ V3 rebuild" w:date="2026-09-16T17:36:25Z">
        <w:r w:rsidDel="00000000" w:rsidR="00000000" w:rsidRPr="00000000">
          <w:rPr>
            <w:rtl w:val="0"/>
          </w:rPr>
        </w:r>
      </w:del>
    </w:p>
    <w:p w:rsidR="00000000" w:rsidDel="00000000" w:rsidP="00000000" w:rsidRDefault="00000000" w:rsidRPr="00000000" w14:paraId="00000018">
      <w:pPr>
        <w:spacing w:after="120" w:line="276" w:lineRule="auto"/>
        <w:jc w:val="both"/>
        <w:rPr>
          <w:ins w:id="11258" w:author="CastorIQ V3 rebuild" w:date="2026-09-16T17:36:25Z"/>
        </w:rPr>
      </w:pPr>
      <w:ins w:id="11257" w:author="CastorIQ V3 rebuild" w:date="2026-09-16T17:36:25Z">
        <w:r>
          <w:rPr>
            <w:color w:val="1a1613"/>
            <w:rtl w:val="0"/>
          </w:rPr>
          <w:t xml:space="preserve">Three directions follow. First, server-hosted IFC editing through modeller add-ons, answering the CDE round-trip friction of Section 5.4: a Blender add-on that keeps the file in CastorIQ and streams changes back would remove the download-edit-upload cycle, and the pattern extends to Revit, ArchiCAD and Rhino. Second, closing the local model's measured gaps: fine-tuning a code model on execution-verified IfcOpenShell code, which the harness already produces as labelled pairs, and grounding requests against the class hierarchy and material assignments. Third, the Guardian verdict fix and a per-prompt expert labelling scored against the harness, so that the human row of the evaluation carries an agreement statistic.</w:t>
        </w:r>
      </w:ins>
    </w:p>
    <w:p w:rsidR="00000000" w:rsidDel="00000000" w:rsidP="00000000" w:rsidRDefault="00000000" w:rsidRPr="00000000" w14:paraId="00000016">
      <w:pPr>
        <w:keepNext w:val="1"/>
        <w:spacing w:after="40" w:before="360" w:lineRule="auto"/>
        <w:rPr/>
      </w:pPr>
      <w:r>
        <w:rPr>
          <w:b w:val="1"/>
          <w:bCs w:val="1"/>
          <w:color w:val="1b3a6b"/>
          <w:sz w:val="16"/>
          <w:szCs w:val="16"/>
          <w:rtl w:val="0"/>
        </w:rPr>
        <w:t xml:space="preserve">§ 8</w:t>
      </w:r>
    </w:p>
    <w:p w:rsidR="00000000" w:rsidDel="00000000" w:rsidP="00000000" w:rsidRDefault="00000000" w:rsidRPr="00000000" w14:paraId="00000017">
      <w:pPr>
        <w:pStyle w:val="Heading1"/>
        <w:keepNext w:val="1"/>
        <w:spacing w:after="200" w:before="60" w:lineRule="auto"/>
        <w:rPr/>
      </w:pPr>
      <w:r>
        <w:rPr>
          <w:b w:val="1"/>
          <w:bCs w:val="1"/>
          <w:color w:val="1b3a6b"/>
          <w:sz w:val="36"/>
          <w:szCs w:val="36"/>
          <w:highlight w:val="green"/>
          <w:rtl w:val="0"/>
        </w:rPr>
        <w:t xml:space="preserve">Team contributions</w:t>
      </w:r>
    </w:p>
    <w:p w:rsidR="00000000" w:rsidDel="00000000" w:rsidP="00000000" w:rsidRDefault="00000000" w:rsidRPr="00000000" w14:paraId="00000018">
      <w:pPr>
        <w:spacing w:after="120" w:line="276" w:lineRule="auto"/>
        <w:jc w:val="both"/>
        <w:rPr/>
      </w:pPr>
      <w:r>
        <w:rPr>
          <w:color w:val="1a1613"/>
          <w:highlight w:val="green"/>
          <w:rtl w:val="0"/>
        </w:rPr>
        <w:t xml:space="preserve">Pavla Hornícká conceived the original CastorIQ concept, the bi-directional linking of IFC models and technical documents from which the </w:t>
      </w:r>
      <w:del w:id="11259" w:author="CastorIQ V3 rebuild" w:date="2026-09-16T17:36:25Z">
        <w:r>
          <w:rPr>
            <w:color w:val="1a1613"/>
            <w:rtl w:val="0"/>
          </w:rPr>
          <w:delText xml:space="preserve">platform’s full </w:delText>
        </w:r>
      </w:del>
      <w:ins w:id="11260" w:author="CastorIQ V3 rebuild" w:date="2026-09-16T17:36:25Z">
        <w:r>
          <w:rPr>
            <w:color w:val="1a1613"/>
            <w:highlight w:val="green"/>
            <w:rtl w:val="0"/>
          </w:rPr>
          <w:t xml:space="preserve">platform's </w:t>
        </w:r>
      </w:ins>
      <w:r>
        <w:rPr>
          <w:color w:val="1a1613"/>
          <w:highlight w:val="green"/>
          <w:rtl w:val="0"/>
        </w:rPr>
        <w:t xml:space="preserve">lifecycle scope </w:t>
      </w:r>
      <w:del w:id="11261" w:author="CastorIQ V3 rebuild" w:date="2026-09-16T17:36:25Z">
        <w:r>
          <w:rPr>
            <w:color w:val="1a1613"/>
            <w:rtl w:val="0"/>
          </w:rPr>
          <w:delText xml:space="preserve">subsequently </w:delText>
        </w:r>
      </w:del>
      <w:r>
        <w:rPr>
          <w:color w:val="1a1613"/>
          <w:highlight w:val="green"/>
          <w:rtl w:val="0"/>
        </w:rPr>
        <w:t xml:space="preserve">grew; led the BIM domain </w:t>
      </w:r>
      <w:del w:id="11262" w:author="CastorIQ V3 rebuild" w:date="2026-09-16T17:36:25Z">
        <w:r>
          <w:rPr>
            <w:color w:val="1a1613"/>
            <w:rtl w:val="0"/>
          </w:rPr>
          <w:delText xml:space="preserve">framing throughout; </w:delText>
        </w:r>
      </w:del>
      <w:ins w:id="11263" w:author="CastorIQ V3 rebuild" w:date="2026-09-16T17:36:25Z">
        <w:r>
          <w:rPr>
            <w:color w:val="1a1613"/>
            <w:highlight w:val="green"/>
            <w:rtl w:val="0"/>
          </w:rPr>
          <w:t xml:space="preserve">framing; </w:t>
        </w:r>
      </w:ins>
      <w:r>
        <w:rPr>
          <w:color w:val="1a1613"/>
          <w:highlight w:val="green"/>
          <w:rtl w:val="0"/>
        </w:rPr>
        <w:t xml:space="preserve">and designed and implemented the 7D Facilities module across its </w:t>
      </w:r>
      <w:del w:id="11264" w:author="CastorIQ V3 rebuild" w:date="2026-09-16T17:36:25Z">
        <w:r>
          <w:rPr>
            <w:color w:val="1a1613"/>
            <w:rtl w:val="0"/>
          </w:rPr>
          <w:delText xml:space="preserve">sub-modules (Dashboard, Assets, Work, Permits, Requests, Spaces and Documents), </w:delText>
        </w:r>
      </w:del>
      <w:ins w:id="11265" w:author="CastorIQ V3 rebuild" w:date="2026-09-16T17:36:25Z">
        <w:r>
          <w:rPr>
            <w:color w:val="1a1613"/>
            <w:highlight w:val="green"/>
            <w:rtl w:val="0"/>
          </w:rPr>
          <w:t xml:space="preserve">sub-modules, </w:t>
        </w:r>
      </w:ins>
      <w:r>
        <w:rPr>
          <w:color w:val="1a1613"/>
          <w:highlight w:val="green"/>
          <w:rtl w:val="0"/>
        </w:rPr>
        <w:t xml:space="preserve">including the asset-to-IFC write-back, the LLM-assisted work-order and request intake, and the Spaces 360 </w:t>
      </w:r>
      <w:del w:id="11266" w:author="CastorIQ V3 rebuild" w:date="2026-09-16T17:36:25Z">
        <w:r>
          <w:rPr>
            <w:color w:val="1a1613"/>
            <w:rtl w:val="0"/>
          </w:rPr>
          <w:delText xml:space="preserve">time-comparison </w:delText>
        </w:r>
      </w:del>
      <w:ins w:id="11267" w:author="CastorIQ V3 rebuild" w:date="2026-09-16T17:36:25Z">
        <w:r>
          <w:rPr>
            <w:color w:val="1a1613"/>
            <w:highlight w:val="green"/>
            <w:rtl w:val="0"/>
          </w:rPr>
          <w:t xml:space="preserve">comparison </w:t>
        </w:r>
      </w:ins>
      <w:r>
        <w:rPr>
          <w:color w:val="1a1613"/>
          <w:highlight w:val="green"/>
          <w:rtl w:val="0"/>
        </w:rPr>
        <w:t xml:space="preserve">and plan-to-3D navigation.</w:t>
      </w:r>
    </w:p>
    <w:p w:rsidR="00000000" w:rsidDel="00000000" w:rsidP="00000000" w:rsidRDefault="00000000" w:rsidRPr="00000000" w14:paraId="00000018">
      <w:pPr>
        <w:spacing w:after="120" w:line="276" w:lineRule="auto"/>
        <w:jc w:val="both"/>
        <w:rPr/>
      </w:pPr>
      <w:r>
        <w:rPr>
          <w:color w:val="1a1613"/>
          <w:highlight w:val="green"/>
          <w:rtl w:val="0"/>
        </w:rPr>
        <w:t xml:space="preserve">Carlo Cogni led full-stack development across </w:t>
      </w:r>
      <w:ins w:id="11268" w:author="CastorIQ V3 rebuild" w:date="2026-09-16T17:36:25Z">
        <w:r>
          <w:rPr>
            <w:color w:val="1a1613"/>
            <w:highlight w:val="green"/>
            <w:rtl w:val="0"/>
          </w:rPr>
          <w:t xml:space="preserve">both designs of </w:t>
        </w:r>
      </w:ins>
      <w:r>
        <w:rPr>
          <w:color w:val="1a1613"/>
          <w:highlight w:val="green"/>
          <w:rtl w:val="0"/>
        </w:rPr>
        <w:t xml:space="preserve">the </w:t>
      </w:r>
      <w:del w:id="11269" w:author="CastorIQ V3 rebuild" w:date="2026-09-16T17:36:25Z">
        <w:r>
          <w:rPr>
            <w:color w:val="1a1613"/>
            <w:rtl w:val="0"/>
          </w:rPr>
          <w:delText xml:space="preserve">RSAA </w:delText>
        </w:r>
      </w:del>
      <w:r>
        <w:rPr>
          <w:color w:val="1a1613"/>
          <w:highlight w:val="green"/>
          <w:rtl w:val="0"/>
        </w:rPr>
        <w:t xml:space="preserve">write-back </w:t>
      </w:r>
      <w:del w:id="11270" w:author="CastorIQ V3 rebuild" w:date="2026-09-16T17:36:25Z">
        <w:r>
          <w:rPr>
            <w:color w:val="1a1613"/>
            <w:rtl w:val="0"/>
          </w:rPr>
          <w:delText xml:space="preserve">architecture, </w:delText>
        </w:r>
      </w:del>
      <w:ins w:id="11271" w:author="CastorIQ V3 rebuild" w:date="2026-09-16T17:36:25Z">
        <w:r>
          <w:rPr>
            <w:color w:val="1a1613"/>
            <w:highlight w:val="green"/>
            <w:rtl w:val="0"/>
          </w:rPr>
          <w:t xml:space="preserve">pipeline, </w:t>
        </w:r>
      </w:ins>
      <w:r>
        <w:rPr>
          <w:color w:val="1a1613"/>
          <w:highlight w:val="green"/>
          <w:rtl w:val="0"/>
        </w:rPr>
        <w:t xml:space="preserve">the RAG </w:t>
      </w:r>
      <w:del w:id="11272" w:author="CastorIQ V3 rebuild" w:date="2026-09-16T17:36:25Z">
        <w:r>
          <w:rPr>
            <w:color w:val="1a1613"/>
            <w:rtl w:val="0"/>
          </w:rPr>
          <w:delText xml:space="preserve">pipeline, </w:delText>
        </w:r>
      </w:del>
      <w:ins w:id="11273" w:author="CastorIQ V3 rebuild" w:date="2026-09-16T17:36:25Z">
        <w:r>
          <w:rPr>
            <w:color w:val="1a1613"/>
            <w:highlight w:val="green"/>
            <w:rtl w:val="0"/>
          </w:rPr>
          <w:t xml:space="preserve">pipeline </w:t>
        </w:r>
      </w:ins>
      <w:r>
        <w:rPr>
          <w:color w:val="1a1613"/>
          <w:highlight w:val="green"/>
          <w:rtl w:val="0"/>
        </w:rPr>
        <w:t xml:space="preserve">and </w:t>
      </w:r>
      <w:del w:id="11274" w:author="CastorIQ V3 rebuild" w:date="2026-09-16T17:36:25Z">
        <w:r>
          <w:rPr>
            <w:color w:val="1a1613"/>
            <w:rtl w:val="0"/>
          </w:rPr>
          <w:delText xml:space="preserve">LangGraph orchestration; </w:delText>
        </w:r>
      </w:del>
      <w:ins w:id="11275" w:author="CastorIQ V3 rebuild" w:date="2026-09-16T17:36:25Z">
        <w:r>
          <w:rPr>
            <w:color w:val="1a1613"/>
            <w:highlight w:val="green"/>
            <w:rtl w:val="0"/>
          </w:rPr>
          <w:t xml:space="preserve">the RAV layer; </w:t>
        </w:r>
      </w:ins>
      <w:r>
        <w:rPr>
          <w:color w:val="1a1613"/>
          <w:highlight w:val="green"/>
          <w:rtl w:val="0"/>
        </w:rPr>
        <w:t xml:space="preserve">delivered the GLM-OCR and BYOK subsystems; </w:t>
      </w:r>
      <w:ins w:id="11276" w:author="CastorIQ V3 rebuild" w:date="2026-09-16T17:36:25Z">
        <w:r>
          <w:rPr>
            <w:color w:val="1a1613"/>
            <w:highlight w:val="green"/>
            <w:rtl w:val="0"/>
          </w:rPr>
          <w:t xml:space="preserve">built the benchmark harnesses </w:t>
        </w:r>
      </w:ins>
      <w:r>
        <w:rPr>
          <w:color w:val="1a1613"/>
          <w:highlight w:val="green"/>
          <w:rtl w:val="0"/>
        </w:rPr>
        <w:t xml:space="preserve">and produced the quantitative </w:t>
      </w:r>
      <w:del w:id="11277" w:author="CastorIQ V3 rebuild" w:date="2026-09-16T17:36:25Z">
        <w:r>
          <w:rPr>
            <w:color w:val="1a1613"/>
            <w:rtl w:val="0"/>
          </w:rPr>
          <w:delText xml:space="preserve">evaluation. He also </w:delText>
        </w:r>
      </w:del>
      <w:ins w:id="11278" w:author="CastorIQ V3 rebuild" w:date="2026-09-16T17:36:25Z">
        <w:r>
          <w:rPr>
            <w:color w:val="1a1613"/>
            <w:highlight w:val="green"/>
            <w:rtl w:val="0"/>
          </w:rPr>
          <w:t xml:space="preserve">evaluation; and </w:t>
        </w:r>
      </w:ins>
      <w:r>
        <w:rPr>
          <w:color w:val="1a1613"/>
          <w:highlight w:val="green"/>
          <w:rtl w:val="0"/>
        </w:rPr>
        <w:t xml:space="preserve">led IFC schema </w:t>
      </w:r>
      <w:del w:id="11279" w:author="CastorIQ V3 rebuild" w:date="2026-09-16T17:36:25Z">
        <w:r>
          <w:rPr>
            <w:color w:val="1a1613"/>
            <w:rtl w:val="0"/>
          </w:rPr>
          <w:delText xml:space="preserve">handling and structural validation, </w:delText>
        </w:r>
      </w:del>
      <w:ins w:id="11280" w:author="CastorIQ V3 rebuild" w:date="2026-09-16T17:36:25Z">
        <w:r>
          <w:rPr>
            <w:color w:val="1a1613"/>
            <w:highlight w:val="green"/>
            <w:rtl w:val="0"/>
          </w:rPr>
          <w:t xml:space="preserve">handling, </w:t>
        </w:r>
      </w:ins>
      <w:r>
        <w:rPr>
          <w:color w:val="1a1613"/>
          <w:highlight w:val="green"/>
          <w:rtl w:val="0"/>
        </w:rPr>
        <w:t xml:space="preserve">including the IFC2x3 to IFC4 conversion </w:t>
      </w:r>
      <w:del w:id="11281" w:author="CastorIQ V3 rebuild" w:date="2026-09-16T17:36:25Z">
        <w:r>
          <w:rPr>
            <w:color w:val="1a1613"/>
            <w:rtl w:val="0"/>
          </w:rPr>
          <w:delText xml:space="preserve">path </w:delText>
        </w:r>
      </w:del>
      <w:r>
        <w:rPr>
          <w:color w:val="1a1613"/>
          <w:highlight w:val="green"/>
          <w:rtl w:val="0"/>
        </w:rPr>
        <w:t xml:space="preserve">and the </w:t>
      </w:r>
      <w:del w:id="11282" w:author="CastorIQ V3 rebuild" w:date="2026-09-16T17:36:25Z">
        <w:r>
          <w:rPr>
            <w:color w:val="1a1613"/>
            <w:rtl w:val="0"/>
          </w:rPr>
          <w:delText xml:space="preserve">property-set validation logic underpinning Tier 1 certification.</w:delText>
        </w:r>
      </w:del>
      <w:ins w:id="11283" w:author="CastorIQ V3 rebuild" w:date="2026-09-16T17:36:25Z">
        <w:r>
          <w:rPr>
            <w:color w:val="1a1613"/>
            <w:highlight w:val="green"/>
            <w:rtl w:val="0"/>
          </w:rPr>
          <w:t xml:space="preserve">IFC diff that gates the write path.</w:t>
        </w:r>
      </w:ins>
    </w:p>
    <w:p w:rsidR="00000000" w:rsidDel="00000000" w:rsidP="00000000" w:rsidRDefault="00000000" w:rsidRPr="00000000" w14:paraId="00000018">
      <w:pPr>
        <w:spacing w:after="120" w:line="276" w:lineRule="auto"/>
        <w:jc w:val="both"/>
        <w:rPr/>
      </w:pPr>
      <w:r>
        <w:rPr>
          <w:color w:val="1a1613"/>
          <w:highlight w:val="green"/>
          <w:rtl w:val="0"/>
        </w:rPr>
        <w:t xml:space="preserve">Islam Mohamed Sabra Ahmed authored the 4D and 5D Schedule module and led workflow testing across the Schedule </w:t>
      </w:r>
      <w:del w:id="11284" w:author="CastorIQ V3 rebuild" w:date="2026-09-16T17:36:25Z">
        <w:r>
          <w:rPr>
            <w:color w:val="1a1613"/>
            <w:rtl w:val="0"/>
          </w:rPr>
          <w:delText xml:space="preserve">platform </w:delText>
        </w:r>
      </w:del>
      <w:r>
        <w:rPr>
          <w:color w:val="1a1613"/>
          <w:highlight w:val="green"/>
          <w:rtl w:val="0"/>
        </w:rPr>
        <w:t xml:space="preserve">surfaces.</w:t>
      </w:r>
    </w:p>
    <w:p w:rsidR="00000000" w:rsidDel="00000000" w:rsidP="00000000" w:rsidRDefault="00000000" w:rsidRPr="00000000" w14:paraId="00000018">
      <w:pPr>
        <w:spacing w:after="120" w:line="276" w:lineRule="auto"/>
        <w:jc w:val="both"/>
        <w:rPr/>
      </w:pPr>
      <w:r>
        <w:rPr>
          <w:color w:val="1a1613"/>
          <w:highlight w:val="green"/>
          <w:rtl w:val="0"/>
        </w:rPr>
        <w:t xml:space="preserve">Maria Makri led market positioning and the competitive analysis, synthesised the </w:t>
      </w:r>
      <w:del w:id="11285" w:author="CastorIQ V3 rebuild" w:date="2026-09-16T17:36:25Z">
        <w:r>
          <w:rPr>
            <w:color w:val="1a1613"/>
            <w:rtl w:val="0"/>
          </w:rPr>
          <w:delText xml:space="preserve">qualitative </w:delText>
        </w:r>
      </w:del>
      <w:r>
        <w:rPr>
          <w:color w:val="1a1613"/>
          <w:highlight w:val="green"/>
          <w:rtl w:val="0"/>
        </w:rPr>
        <w:t xml:space="preserve">reception and usability findings from </w:t>
      </w:r>
      <w:del w:id="11286" w:author="CastorIQ V3 rebuild" w:date="2026-09-16T17:36:25Z">
        <w:r>
          <w:rPr>
            <w:color w:val="1a1613"/>
            <w:rtl w:val="0"/>
          </w:rPr>
          <w:delText xml:space="preserve">the </w:delText>
        </w:r>
      </w:del>
      <w:r>
        <w:rPr>
          <w:color w:val="1a1613"/>
          <w:highlight w:val="green"/>
          <w:rtl w:val="0"/>
        </w:rPr>
        <w:t xml:space="preserve">Zigurat Student </w:t>
      </w:r>
      <w:del w:id="11287" w:author="CastorIQ V3 rebuild" w:date="2026-09-16T17:36:25Z">
        <w:r>
          <w:rPr>
            <w:color w:val="1a1613"/>
            <w:rtl w:val="0"/>
          </w:rPr>
          <w:delText xml:space="preserve">Week demonstration, </w:delText>
        </w:r>
      </w:del>
      <w:ins w:id="11288" w:author="CastorIQ V3 rebuild" w:date="2026-09-16T17:36:25Z">
        <w:r>
          <w:rPr>
            <w:color w:val="1a1613"/>
            <w:highlight w:val="green"/>
            <w:rtl w:val="0"/>
          </w:rPr>
          <w:t xml:space="preserve">Week, </w:t>
        </w:r>
      </w:ins>
      <w:r>
        <w:rPr>
          <w:color w:val="1a1613"/>
          <w:highlight w:val="green"/>
          <w:rtl w:val="0"/>
        </w:rPr>
        <w:t xml:space="preserve">led UX evaluation across the seven </w:t>
      </w:r>
      <w:del w:id="11289" w:author="CastorIQ V3 rebuild" w:date="2026-09-16T17:36:25Z">
        <w:r>
          <w:rPr>
            <w:color w:val="1a1613"/>
            <w:rtl w:val="0"/>
          </w:rPr>
          <w:delText xml:space="preserve">platform </w:delText>
        </w:r>
      </w:del>
      <w:r>
        <w:rPr>
          <w:color w:val="1a1613"/>
          <w:highlight w:val="green"/>
          <w:rtl w:val="0"/>
        </w:rPr>
        <w:t xml:space="preserve">surfaces, </w:t>
      </w:r>
      <w:del w:id="11290" w:author="CastorIQ V3 rebuild" w:date="2026-09-16T17:36:25Z">
        <w:r>
          <w:rPr>
            <w:color w:val="1a1613"/>
            <w:rtl w:val="0"/>
          </w:rPr>
          <w:delText xml:space="preserve">and </w:delText>
        </w:r>
      </w:del>
      <w:r>
        <w:rPr>
          <w:color w:val="1a1613"/>
          <w:highlight w:val="green"/>
          <w:rtl w:val="0"/>
        </w:rPr>
        <w:t xml:space="preserve">validated the role-dependent user </w:t>
      </w:r>
      <w:del w:id="11291" w:author="CastorIQ V3 rebuild" w:date="2026-09-16T17:36:25Z">
        <w:r>
          <w:rPr>
            <w:color w:val="1a1613"/>
            <w:rtl w:val="0"/>
          </w:rPr>
          <w:delText xml:space="preserve">journeys </w:delText>
        </w:r>
      </w:del>
      <w:ins w:id="11292" w:author="CastorIQ V3 rebuild" w:date="2026-09-16T17:36:25Z">
        <w:r>
          <w:rPr>
            <w:color w:val="1a1613"/>
            <w:highlight w:val="green"/>
            <w:rtl w:val="0"/>
          </w:rPr>
          <w:t xml:space="preserve">journeys, and ran the Solibri-referenced testing and planted-conflict sets </w:t>
        </w:r>
      </w:ins>
      <w:r>
        <w:rPr>
          <w:color w:val="1a1613"/>
          <w:highlight w:val="green"/>
          <w:rtl w:val="0"/>
        </w:rPr>
        <w:t xml:space="preserve">of </w:t>
      </w:r>
      <w:del w:id="11293" w:author="CastorIQ V3 rebuild" w:date="2026-09-16T17:36:25Z">
        <w:r>
          <w:rPr>
            <w:color w:val="1a1613"/>
            <w:rtl w:val="0"/>
          </w:rPr>
          <w:delText xml:space="preserve">the identity model.</w:delText>
        </w:r>
      </w:del>
      <w:ins w:id="11294" w:author="CastorIQ V3 rebuild" w:date="2026-09-16T17:36:25Z">
        <w:r>
          <w:rPr>
            <w:color w:val="1a1613"/>
            <w:highlight w:val="green"/>
            <w:rtl w:val="0"/>
          </w:rPr>
          <w:t xml:space="preserve">Section 5.4.</w:t>
        </w:r>
      </w:ins>
    </w:p>
    <w:p w:rsidR="00000000" w:rsidDel="00000000" w:rsidP="00000000" w:rsidRDefault="00000000" w:rsidRPr="00000000" w14:paraId="00000099">
      <w:pPr>
        <w:spacing w:after="120" w:line="276" w:lineRule="auto"/>
        <w:jc w:val="both"/>
        <w:rPr>
          <w:del w:id="11297" w:author="CastorIQ V3 rebuild" w:date="2026-09-16T17:36:25Z"/>
        </w:rPr>
      </w:pPr>
      <w:del w:id="11295" w:author="CastorIQ V3 rebuild" w:date="2026-09-16T17:36:25Z">
        <w:r w:rsidDel="00000000" w:rsidR="00000000" w:rsidRPr="00000000">
          <w:rPr>
            <w:color w:val="1a1613"/>
            <w:rtl w:val="0"/>
          </w:rPr>
          <w:delText xml:space="preserve">Erez Bader led the platform’s marketing strategy, co-authored the market positioning and competitive analysis, tested and verified workflows across the core surfaces (end-to-end validation of the Ask, Modify and Explore pipelines against a reference IFC model), and initiated the IFC viewer implemented in the 4D Link workspace.</w:delText>
        </w:r>
      </w:del>
      <w:del w:id="11296" w:author="CastorIQ V3 rebuild" w:date="2026-09-16T17:36:25Z">
        <w:r w:rsidDel="00000000" w:rsidR="00000000" w:rsidRPr="00000000">
          <w:rPr>
            <w:rtl w:val="0"/>
          </w:rPr>
        </w:r>
      </w:del>
    </w:p>
    <w:p w:rsidR="00000000" w:rsidDel="00000000" w:rsidP="00000000" w:rsidRDefault="00000000" w:rsidRPr="00000000" w14:paraId="00000018">
      <w:pPr>
        <w:spacing w:after="120" w:line="276" w:lineRule="auto"/>
        <w:jc w:val="both"/>
        <w:rPr>
          <w:ins w:id="11299" w:author="CastorIQ V3 rebuild" w:date="2026-09-16T17:36:25Z"/>
        </w:rPr>
      </w:pPr>
      <w:ins w:id="11298" w:author="CastorIQ V3 rebuild" w:date="2026-09-16T17:36:25Z">
        <w:r>
          <w:rPr>
            <w:color w:val="1a1613"/>
            <w:highlight w:val="green"/>
            <w:rtl w:val="0"/>
          </w:rPr>
          <w:t xml:space="preserve">Erez Bader led the marketing strategy, co-authored the market positioning and competitive analysis, initiated the IFC viewer of the 4D Link workspace, and ran the IfcOpenShell-referenced testing of Section 5.4 across two builds of the write path, including the security and chain-of-custody findings.</w:t>
        </w:r>
      </w:ins>
    </w:p>
    <w:p w:rsidR="00000000" w:rsidDel="00000000" w:rsidP="00000000" w:rsidRDefault="00000000" w:rsidRPr="00000000" w14:paraId="00000017">
      <w:pPr>
        <w:pStyle w:val="Heading1"/>
        <w:keepNext w:val="1"/>
        <w:spacing w:after="200" w:before="60" w:lineRule="auto"/>
        <w:rPr/>
      </w:pPr>
      <w:r>
        <w:rPr>
          <w:b w:val="1"/>
          <w:bCs w:val="1"/>
          <w:color w:val="1b3a6b"/>
          <w:sz w:val="36"/>
          <w:szCs w:val="36"/>
          <w:rtl w:val="0"/>
        </w:rPr>
        <w:t xml:space="preserve">Glossary</w:t>
      </w:r>
    </w:p>
    <w:p w:rsidR="00000000" w:rsidDel="00000000" w:rsidP="00000000" w:rsidRDefault="00000000" w:rsidRPr="00000000" w14:paraId="00000018">
      <w:pPr>
        <w:spacing w:after="120" w:line="276" w:lineRule="auto"/>
        <w:jc w:val="both"/>
        <w:rPr/>
      </w:pPr>
      <w:r>
        <w:rPr>
          <w:color w:val="1a1613"/>
          <w:rtl w:val="0"/>
        </w:rPr>
        <w:t xml:space="preserve">Acronyms and technical terms used in the memory, listed alphabetically. Definitions are the ones this memory works with; the appendices carry fuller technical treatment where relevant.</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AECO</w:t>
      </w:r>
      <w:r>
        <w:rPr>
          <w:color w:val="1a1613"/>
          <w:rtl w:val="0"/>
        </w:rPr>
        <w:t xml:space="preserve">  Architecture, Engineering, Construction and Operations. The industry sector this project addresses.</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AGPL-3.0</w:t>
      </w:r>
      <w:r>
        <w:rPr>
          <w:color w:val="1a1613"/>
          <w:rtl w:val="0"/>
        </w:rPr>
        <w:t xml:space="preserve">  GNU Affero General Public License, version 3. Copyleft licence requiring that modifications hosted as a network service be released under the same terms.</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BIM</w:t>
      </w:r>
      <w:r>
        <w:rPr>
          <w:color w:val="1a1613"/>
          <w:rtl w:val="0"/>
        </w:rPr>
        <w:t xml:space="preserve">  Building Information Modelling. Structured, machine-readable representation of a built asset.</w:t>
      </w:r>
    </w:p>
    <w:p w:rsidR="00000000" w:rsidDel="00000000" w:rsidP="00000000" w:rsidRDefault="00000000" w:rsidRPr="00000000" w14:paraId="0000009C">
      <w:pPr>
        <w:spacing w:after="100" w:line="276" w:lineRule="auto"/>
        <w:ind w:left="360" w:hanging="360"/>
        <w:rPr>
          <w:ins w:id="11302" w:author="CastorIQ V3 rebuild" w:date="2026-09-16T17:36:25Z"/>
        </w:rPr>
      </w:pPr>
      <w:ins w:id="11300" w:author="CastorIQ V3 rebuild" w:date="2026-09-16T17:36:25Z">
        <w:r>
          <w:rPr>
            <w:b w:val="1"/>
            <w:bCs w:val="1"/>
            <w:color w:val="1b3a6b"/>
            <w:rtl w:val="0"/>
          </w:rPr>
          <w:t xml:space="preserve">Blind explanation</w:t>
        </w:r>
      </w:ins>
      <w:ins w:id="11301" w:author="CastorIQ V3 rebuild" w:date="2026-09-16T17:36:25Z">
        <w:r>
          <w:rPr>
            <w:color w:val="1a1613"/>
            <w:rtl w:val="0"/>
          </w:rPr>
          <w:t xml:space="preserve">  One sentence written by a model that reads the generated code and the measured diff without seeing the user's request; the user compares it with what they asked.</w:t>
        </w:r>
      </w:ins>
    </w:p>
    <w:p w:rsidR="00000000" w:rsidDel="00000000" w:rsidP="00000000" w:rsidRDefault="00000000" w:rsidRPr="00000000" w14:paraId="0000009C">
      <w:pPr>
        <w:spacing w:after="100" w:line="276" w:lineRule="auto"/>
        <w:ind w:left="360" w:hanging="360"/>
        <w:rPr/>
      </w:pPr>
      <w:r>
        <w:rPr>
          <w:b w:val="1"/>
          <w:bCs w:val="1"/>
          <w:color w:val="1b3a6b"/>
          <w:rtl w:val="0"/>
        </w:rPr>
        <w:t xml:space="preserve">BYOK</w:t>
      </w:r>
      <w:r>
        <w:rPr>
          <w:color w:val="1a1613"/>
          <w:rtl w:val="0"/>
        </w:rPr>
        <w:t xml:space="preserve">  Bring Your Own Key. User-supplied API credential for optional cloud model access, as an opt-out of the local-first default.</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CDE</w:t>
      </w:r>
      <w:r>
        <w:rPr>
          <w:color w:val="1a1613"/>
          <w:rtl w:val="0"/>
        </w:rPr>
        <w:t xml:space="preserve">  Common Data Environment. Shared file and workflow platform for a project team; typically vendor-hosted.</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DCMA 14-point</w:t>
      </w:r>
      <w:r>
        <w:rPr>
          <w:color w:val="1a1613"/>
          <w:rtl w:val="0"/>
        </w:rPr>
        <w:t xml:space="preserve">  Defence Contract Management Agency schedule health assessment, applied to Primavera P6 schedules.</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GDPR</w:t>
      </w:r>
      <w:r>
        <w:rPr>
          <w:color w:val="1a1613"/>
          <w:rtl w:val="0"/>
        </w:rPr>
        <w:t xml:space="preserve">  General Data Protection Regulation. European legislation on personal data handling.</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GLM-OCR</w:t>
      </w:r>
      <w:r>
        <w:rPr>
          <w:color w:val="1a1613"/>
          <w:rtl w:val="0"/>
        </w:rPr>
        <w:t xml:space="preserve">  GLM-based Optical Character Recognition model used as the fallback text extractor for scanned and image-dominant PDFs.</w:t>
      </w:r>
    </w:p>
    <w:p w:rsidR="00000000" w:rsidDel="00000000" w:rsidP="00000000" w:rsidRDefault="00000000" w:rsidRPr="00000000" w14:paraId="0000009C">
      <w:pPr>
        <w:spacing w:after="100" w:line="276" w:lineRule="auto"/>
        <w:ind w:left="360" w:hanging="360"/>
        <w:rPr>
          <w:ins w:id="11305" w:author="CastorIQ V3 rebuild" w:date="2026-09-16T17:36:25Z"/>
        </w:rPr>
      </w:pPr>
      <w:ins w:id="11303" w:author="CastorIQ V3 rebuild" w:date="2026-09-16T17:36:25Z">
        <w:r>
          <w:rPr>
            <w:b w:val="1"/>
            <w:bCs w:val="1"/>
            <w:color w:val="1b3a6b"/>
            <w:rtl w:val="0"/>
          </w:rPr>
          <w:t xml:space="preserve">Guardian</w:t>
        </w:r>
      </w:ins>
      <w:ins w:id="11304" w:author="CastorIQ V3 rebuild" w:date="2026-09-16T17:36:25Z">
        <w:r>
          <w:rPr>
            <w:color w:val="1a1613"/>
            <w:rtl w:val="0"/>
          </w:rPr>
          <w:t xml:space="preserve">  The user-facing name of the RAV layer on the Modify card.</w:t>
        </w:r>
      </w:ins>
    </w:p>
    <w:p w:rsidR="00000000" w:rsidDel="00000000" w:rsidP="00000000" w:rsidRDefault="00000000" w:rsidRPr="00000000" w14:paraId="0000009C">
      <w:pPr>
        <w:spacing w:after="100" w:line="276" w:lineRule="auto"/>
        <w:ind w:left="360" w:hanging="360"/>
        <w:rPr/>
      </w:pPr>
      <w:r>
        <w:rPr>
          <w:b w:val="1"/>
          <w:bCs w:val="1"/>
          <w:color w:val="1b3a6b"/>
          <w:rtl w:val="0"/>
        </w:rPr>
        <w:t xml:space="preserve">IFC</w:t>
      </w:r>
      <w:r>
        <w:rPr>
          <w:color w:val="1a1613"/>
          <w:rtl w:val="0"/>
        </w:rPr>
        <w:t xml:space="preserve">  Industry Foundation Classes. Open data model for BIM, standardised as ISO 16739.</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ISO 19650</w:t>
      </w:r>
      <w:r>
        <w:rPr>
          <w:color w:val="1a1613"/>
          <w:rtl w:val="0"/>
        </w:rPr>
        <w:t xml:space="preserve">  International standard on information management using BIM through the whole lifecycle of a built asset.</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LLM</w:t>
      </w:r>
      <w:r>
        <w:rPr>
          <w:color w:val="1a1613"/>
          <w:rtl w:val="0"/>
        </w:rPr>
        <w:t xml:space="preserve">  Large Language Model.</w:t>
      </w:r>
    </w:p>
    <w:p w:rsidR="00000000" w:rsidDel="00000000" w:rsidP="00000000" w:rsidRDefault="00000000" w:rsidRPr="00000000" w14:paraId="0000009C">
      <w:pPr>
        <w:spacing w:after="100" w:line="276" w:lineRule="auto"/>
        <w:ind w:left="360" w:hanging="360"/>
        <w:rPr>
          <w:ins w:id="11308" w:author="CastorIQ V3 rebuild" w:date="2026-09-16T17:36:25Z"/>
        </w:rPr>
      </w:pPr>
      <w:ins w:id="11306" w:author="CastorIQ V3 rebuild" w:date="2026-09-16T17:36:25Z">
        <w:r>
          <w:rPr>
            <w:b w:val="1"/>
            <w:bCs w:val="1"/>
            <w:color w:val="1b3a6b"/>
            <w:rtl w:val="0"/>
          </w:rPr>
          <w:t xml:space="preserve">Maximal verification</w:t>
        </w:r>
      </w:ins>
      <w:ins w:id="11307" w:author="CastorIQ V3 rebuild" w:date="2026-09-16T17:36:25Z">
        <w:r>
          <w:rPr>
            <w:color w:val="1a1613"/>
            <w:rtl w:val="0"/>
          </w:rPr>
          <w:t xml:space="preserve">  This project's write-path principle: the model is given full authority to write the change as code, and what the code did to a copy of the file is measured and gated before a human approves it.</w:t>
        </w:r>
      </w:ins>
    </w:p>
    <w:p w:rsidR="00000000" w:rsidDel="00000000" w:rsidP="00000000" w:rsidRDefault="00000000" w:rsidRPr="00000000" w14:paraId="0000009C">
      <w:pPr>
        <w:spacing w:after="100" w:line="276" w:lineRule="auto"/>
        <w:ind w:left="360" w:hanging="360"/>
        <w:rPr/>
      </w:pPr>
      <w:r>
        <w:rPr>
          <w:b w:val="1"/>
          <w:bCs w:val="1"/>
          <w:color w:val="1b3a6b"/>
          <w:rtl w:val="0"/>
        </w:rPr>
        <w:t xml:space="preserve">MRR</w:t>
      </w:r>
      <w:r>
        <w:rPr>
          <w:color w:val="1a1613"/>
          <w:rtl w:val="0"/>
        </w:rPr>
        <w:t xml:space="preserve">  Mean Reciprocal Rank. Retrieval quality metric.</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OCR</w:t>
      </w:r>
      <w:r>
        <w:rPr>
          <w:color w:val="1a1613"/>
          <w:rtl w:val="0"/>
        </w:rPr>
        <w:t xml:space="preserve">  Optical Character Recognition.</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RAG</w:t>
      </w:r>
      <w:r>
        <w:rPr>
          <w:color w:val="1a1613"/>
          <w:rtl w:val="0"/>
        </w:rPr>
        <w:t xml:space="preserve">  Retrieval-Augmented Generation. Pattern in which retrieved document excerpts are supplied to an LLM at query time to ground its output.</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RAV</w:t>
      </w:r>
      <w:r>
        <w:rPr>
          <w:color w:val="1a1613"/>
          <w:rtl w:val="0"/>
        </w:rPr>
        <w:t xml:space="preserve">  Retrieval-Augmented Verification. This </w:t>
      </w:r>
      <w:del w:id="11309" w:author="CastorIQ V3 rebuild" w:date="2026-09-16T17:36:25Z">
        <w:r>
          <w:rPr>
            <w:color w:val="1b3a6b"/>
            <w:rtl w:val="0"/>
          </w:rPr>
          <w:delText xml:space="preserve">project’s </w:delText>
        </w:r>
      </w:del>
      <w:ins w:id="11310" w:author="CastorIQ V3 rebuild" w:date="2026-09-16T17:36:25Z">
        <w:r>
          <w:rPr>
            <w:color w:val="1a1613"/>
            <w:rtl w:val="0"/>
          </w:rPr>
          <w:t xml:space="preserve">project's </w:t>
        </w:r>
      </w:ins>
      <w:r>
        <w:rPr>
          <w:color w:val="1a1613"/>
          <w:rtl w:val="0"/>
        </w:rPr>
        <w:t xml:space="preserve">document-grounded second opinion layer, </w:t>
      </w:r>
      <w:del w:id="11311" w:author="CastorIQ V3 rebuild" w:date="2026-09-16T17:36:25Z">
        <w:r>
          <w:rPr>
            <w:color w:val="1b3a6b"/>
            <w:rtl w:val="0"/>
          </w:rPr>
          <w:delText xml:space="preserve">running in parallel with </w:delText>
        </w:r>
      </w:del>
      <w:ins w:id="11312" w:author="CastorIQ V3 rebuild" w:date="2026-09-16T17:36:25Z">
        <w:r>
          <w:rPr>
            <w:color w:val="1a1613"/>
            <w:rtl w:val="0"/>
          </w:rPr>
          <w:t xml:space="preserve">run on </w:t>
        </w:r>
      </w:ins>
      <w:r>
        <w:rPr>
          <w:color w:val="1a1613"/>
          <w:rtl w:val="0"/>
        </w:rPr>
        <w:t xml:space="preserve">every Modify proposal.</w:t>
      </w:r>
    </w:p>
    <w:p w:rsidR="00000000" w:rsidDel="00000000" w:rsidP="00000000" w:rsidRDefault="00000000" w:rsidRPr="00000000" w14:paraId="000000AB">
      <w:pPr>
        <w:spacing w:after="100" w:line="276" w:lineRule="auto"/>
        <w:ind w:left="360" w:hanging="360"/>
        <w:rPr>
          <w:del w:id="11316" w:author="CastorIQ V3 rebuild" w:date="2026-09-16T17:36:25Z"/>
        </w:rPr>
      </w:pPr>
      <w:del w:id="11313" w:author="CastorIQ V3 rebuild" w:date="2026-09-16T17:36:25Z">
        <w:r w:rsidDel="00000000" w:rsidR="00000000" w:rsidRPr="00000000">
          <w:rPr>
            <w:b w:val="1"/>
            <w:bCs w:val="1"/>
            <w:color w:val="1b3a6b"/>
            <w:rtl w:val="0"/>
          </w:rPr>
          <w:delText xml:space="preserve">RSAA</w:delText>
        </w:r>
      </w:del>
      <w:del w:id="11314" w:author="CastorIQ V3 rebuild" w:date="2026-09-16T17:36:25Z">
        <w:r w:rsidDel="00000000" w:rsidR="00000000" w:rsidRPr="00000000">
          <w:rPr>
            <w:color w:val="1a1613"/>
            <w:rtl w:val="0"/>
          </w:rPr>
          <w:delText xml:space="preserve">  Risk-Stratified Autonomous Action. This project’s four-tier governance ladder (Tier 0 to Tier 3) for LLM-mediated IFC modification.</w:delText>
        </w:r>
      </w:del>
      <w:del w:id="11315" w:author="CastorIQ V3 rebuild" w:date="2026-09-16T17:36:25Z">
        <w:r w:rsidDel="00000000" w:rsidR="00000000" w:rsidRPr="00000000">
          <w:rPr>
            <w:rtl w:val="0"/>
          </w:rPr>
        </w:r>
      </w:del>
    </w:p>
    <w:p w:rsidR="00000000" w:rsidDel="00000000" w:rsidP="00000000" w:rsidRDefault="00000000" w:rsidRPr="00000000" w14:paraId="0000009C">
      <w:pPr>
        <w:spacing w:after="100" w:line="276" w:lineRule="auto"/>
        <w:ind w:left="360" w:hanging="360"/>
        <w:rPr>
          <w:ins w:id="11319" w:author="CastorIQ V3 rebuild" w:date="2026-09-16T17:36:25Z"/>
        </w:rPr>
      </w:pPr>
      <w:ins w:id="11317" w:author="CastorIQ V3 rebuild" w:date="2026-09-16T17:36:25Z">
        <w:r>
          <w:rPr>
            <w:b w:val="1"/>
            <w:bCs w:val="1"/>
            <w:color w:val="1b3a6b"/>
            <w:rtl w:val="0"/>
          </w:rPr>
          <w:t xml:space="preserve">RSAA</w:t>
        </w:r>
      </w:ins>
      <w:ins w:id="11318" w:author="CastorIQ V3 rebuild" w:date="2026-09-16T17:36:25Z">
        <w:r>
          <w:rPr>
            <w:color w:val="1a1613"/>
            <w:rtl w:val="0"/>
          </w:rPr>
          <w:t xml:space="preserve">  Risk-Stratified Autonomous Action. The four-tier minimal-authority governance ladder of the first write-path design (February to September 2026), replaced on 2026-09-15 by maximal verification.</w:t>
        </w:r>
      </w:ins>
    </w:p>
    <w:p w:rsidR="00000000" w:rsidDel="00000000" w:rsidP="00000000" w:rsidRDefault="00000000" w:rsidRPr="00000000" w14:paraId="0000009C">
      <w:pPr>
        <w:spacing w:after="100" w:line="276" w:lineRule="auto"/>
        <w:ind w:left="360" w:hanging="360"/>
        <w:rPr>
          <w:ins w:id="11322" w:author="CastorIQ V3 rebuild" w:date="2026-09-16T17:36:25Z"/>
        </w:rPr>
      </w:pPr>
      <w:ins w:id="11320" w:author="CastorIQ V3 rebuild" w:date="2026-09-16T17:36:25Z">
        <w:r>
          <w:rPr>
            <w:b w:val="1"/>
            <w:bCs w:val="1"/>
            <w:color w:val="1b3a6b"/>
            <w:rtl w:val="0"/>
          </w:rPr>
          <w:t xml:space="preserve">Scope gate</w:t>
        </w:r>
      </w:ins>
      <w:ins w:id="11321" w:author="CastorIQ V3 rebuild" w:date="2026-09-16T17:36:25Z">
        <w:r>
          <w:rPr>
            <w:color w:val="1a1613"/>
            <w:rtl w:val="0"/>
          </w:rPr>
          <w:t xml:space="preserve">  The deterministic check that a change touched nothing outside the selected entities and no geometry; a violation sends the code back to the model, at most twice.</w:t>
        </w:r>
      </w:ins>
    </w:p>
    <w:p w:rsidR="00000000" w:rsidDel="00000000" w:rsidP="00000000" w:rsidRDefault="00000000" w:rsidRPr="00000000" w14:paraId="0000009C">
      <w:pPr>
        <w:spacing w:after="100" w:line="276" w:lineRule="auto"/>
        <w:ind w:left="360" w:hanging="360"/>
        <w:rPr/>
      </w:pPr>
      <w:r>
        <w:rPr>
          <w:b w:val="1"/>
          <w:bCs w:val="1"/>
          <w:color w:val="1b3a6b"/>
          <w:rtl w:val="0"/>
        </w:rPr>
        <w:t xml:space="preserve">TEK17</w:t>
      </w:r>
      <w:r>
        <w:rPr>
          <w:color w:val="1a1613"/>
          <w:rtl w:val="0"/>
        </w:rPr>
        <w:t xml:space="preserve">  Norwegian building technical regulation used as the fire-rating notation reference in project pilot testing.</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VRAM</w:t>
      </w:r>
      <w:r>
        <w:rPr>
          <w:color w:val="1a1613"/>
          <w:rtl w:val="0"/>
        </w:rPr>
        <w:t xml:space="preserve">  Video RAM. GPU memory available for model inference.</w:t>
      </w:r>
    </w:p>
    <w:p w:rsidR="00000000" w:rsidDel="00000000" w:rsidP="00000000" w:rsidRDefault="00000000" w:rsidRPr="00000000" w14:paraId="00000017">
      <w:pPr>
        <w:pStyle w:val="Heading1"/>
        <w:keepNext w:val="1"/>
        <w:spacing w:after="200" w:before="60" w:lineRule="auto"/>
        <w:rPr/>
      </w:pPr>
      <w:r>
        <w:rPr>
          <w:b w:val="1"/>
          <w:bCs w:val="1"/>
          <w:color w:val="1b3a6b"/>
          <w:sz w:val="36"/>
          <w:szCs w:val="36"/>
          <w:rtl w:val="0"/>
        </w:rPr>
        <w:t xml:space="preserve">References</w:t>
      </w:r>
    </w:p>
    <w:p w:rsidR="00000000" w:rsidDel="00000000" w:rsidP="00000000" w:rsidRDefault="00000000" w:rsidRPr="00000000" w14:paraId="000000AF">
      <w:pPr>
        <w:spacing w:after="120" w:line="276" w:lineRule="auto"/>
        <w:rPr>
          <w:ins w:id="11324" w:author="CastorIQ V3 rebuild" w:date="2026-09-16T17:36:25Z"/>
        </w:rPr>
      </w:pPr>
      <w:ins w:id="11323" w:author="CastorIQ V3 rebuild" w:date="2026-09-16T17:36:25Z">
        <w:r>
          <w:rPr>
            <w:color w:val="1a1613"/>
            <w:rtl w:val="0"/>
          </w:rPr>
          <w:t xml:space="preserve">Cohen, J. (1960). A coefficient of agreement for nominal scales. Educational and Psychological Measurement, 20(1), 37–46.</w:t>
        </w:r>
      </w:ins>
    </w:p>
    <w:p w:rsidR="00000000" w:rsidDel="00000000" w:rsidP="00000000" w:rsidRDefault="00000000" w:rsidRPr="00000000" w14:paraId="000000AF">
      <w:pPr>
        <w:spacing w:after="120" w:line="276" w:lineRule="auto"/>
        <w:rPr>
          <w:ins w:id="11326" w:author="CastorIQ V3 rebuild" w:date="2026-09-16T17:36:25Z"/>
        </w:rPr>
      </w:pPr>
      <w:ins w:id="11325" w:author="CastorIQ V3 rebuild" w:date="2026-09-16T17:36:25Z">
        <w:r>
          <w:rPr>
            <w:color w:val="1a1613"/>
            <w:rtl w:val="0"/>
          </w:rPr>
          <w:t xml:space="preserve">Du, C., Esser, S., Nousias, S. and Borrmann, A. (2024). Text2BIM: Generating Building Models Using a Large Language Model-based Multi-Agent Framework. arXiv:2408.08054.</w:t>
        </w:r>
      </w:ins>
    </w:p>
    <w:p w:rsidR="00000000" w:rsidDel="00000000" w:rsidP="00000000" w:rsidRDefault="00000000" w:rsidRPr="00000000" w14:paraId="000000AF">
      <w:pPr>
        <w:spacing w:after="120" w:line="276" w:lineRule="auto"/>
        <w:rPr/>
      </w:pPr>
      <w:del w:id="11327" w:author="CastorIQ V3 rebuild" w:date="2026-09-16T17:36:25Z">
        <w:r>
          <w:rPr>
            <w:color w:val="1a1613"/>
            <w:rtl w:val="0"/>
          </w:rPr>
          <w:delText xml:space="preserve">Autodesk / </w:delText>
        </w:r>
      </w:del>
      <w:r>
        <w:rPr>
          <w:color w:val="1a1613"/>
          <w:rtl w:val="0"/>
        </w:rPr>
        <w:t xml:space="preserve">FMI Corporation </w:t>
      </w:r>
      <w:ins w:id="11328" w:author="CastorIQ V3 rebuild" w:date="2026-09-16T17:36:25Z">
        <w:r>
          <w:rPr>
            <w:color w:val="1a1613"/>
            <w:rtl w:val="0"/>
          </w:rPr>
          <w:t xml:space="preserve">and PlanGrid </w:t>
        </w:r>
      </w:ins>
      <w:r>
        <w:rPr>
          <w:color w:val="1a1613"/>
          <w:rtl w:val="0"/>
        </w:rPr>
        <w:t xml:space="preserve">(2018). Construction Disconnected: The High Cost of Poor Data and Miscommunication. </w:t>
      </w:r>
      <w:del w:id="11329" w:author="CastorIQ V3 rebuild" w:date="2026-09-16T17:36:25Z">
        <w:r>
          <w:rPr>
            <w:color w:val="1a1613"/>
            <w:rtl w:val="0"/>
          </w:rPr>
          <w:delText xml:space="preserve">Autodesk.</w:delText>
        </w:r>
      </w:del>
      <w:ins w:id="11330" w:author="CastorIQ V3 rebuild" w:date="2026-09-16T17:36:25Z">
        <w:r>
          <w:rPr>
            <w:color w:val="1a1613"/>
            <w:rtl w:val="0"/>
          </w:rPr>
          <w:t xml:space="preserve">FMI Corporation.</w:t>
        </w:r>
      </w:ins>
    </w:p>
    <w:p w:rsidR="00000000" w:rsidDel="00000000" w:rsidP="00000000" w:rsidRDefault="00000000" w:rsidRPr="00000000" w14:paraId="000000B0">
      <w:pPr>
        <w:spacing w:after="120" w:line="276" w:lineRule="auto"/>
        <w:rPr>
          <w:del w:id="11333" w:author="CastorIQ V3 rebuild" w:date="2026-09-16T17:36:25Z"/>
        </w:rPr>
      </w:pPr>
      <w:del w:id="11331" w:author="CastorIQ V3 rebuild" w:date="2026-09-16T17:36:25Z">
        <w:r w:rsidDel="00000000" w:rsidR="00000000" w:rsidRPr="00000000">
          <w:rPr>
            <w:color w:val="1a1613"/>
            <w:rtl w:val="0"/>
          </w:rPr>
          <w:delText xml:space="preserve">Chen, J., Li, T. and Chen, Y. (2024). Text2BIM: Generating Building Models Using a Large Language Model-based Multi-Agent Framework. arXiv:2408.08054.</w:delText>
        </w:r>
      </w:del>
      <w:del w:id="11332" w:author="CastorIQ V3 rebuild" w:date="2026-09-16T17:36:25Z">
        <w:r w:rsidDel="00000000" w:rsidR="00000000" w:rsidRPr="00000000">
          <w:rPr>
            <w:rtl w:val="0"/>
          </w:rPr>
        </w:r>
      </w:del>
    </w:p>
    <w:p w:rsidR="00000000" w:rsidDel="00000000" w:rsidP="00000000" w:rsidRDefault="00000000" w:rsidRPr="00000000" w14:paraId="000000AF">
      <w:pPr>
        <w:spacing w:after="120" w:line="276" w:lineRule="auto"/>
        <w:rPr>
          <w:ins w:id="11335" w:author="CastorIQ V3 rebuild" w:date="2026-09-16T17:36:25Z"/>
        </w:rPr>
      </w:pPr>
      <w:ins w:id="11334" w:author="CastorIQ V3 rebuild" w:date="2026-09-16T17:36:25Z">
        <w:r>
          <w:rPr>
            <w:color w:val="1a1613"/>
            <w:rtl w:val="0"/>
          </w:rPr>
          <w:t xml:space="preserve">IfcOpenShell contributors (2025). IfcOpenShell, version 0.8.4 [software]. https://ifcopenshell.org.</w:t>
        </w:r>
      </w:ins>
    </w:p>
    <w:p w:rsidR="00000000" w:rsidDel="00000000" w:rsidP="00000000" w:rsidRDefault="00000000" w:rsidRPr="00000000" w14:paraId="000000AF">
      <w:pPr>
        <w:spacing w:after="120" w:line="276" w:lineRule="auto"/>
        <w:rPr/>
      </w:pPr>
      <w:r>
        <w:rPr>
          <w:color w:val="1a1613"/>
          <w:highlight w:val="green"/>
          <w:rtl w:val="0"/>
        </w:rPr>
        <w:t xml:space="preserve">ISO 16739-1:2018. Industry Foundation Classes (IFC) for data sharing in the construction and facility management industries — Part 1: Data schema. International Organization for Standardization.</w:t>
      </w:r>
    </w:p>
    <w:p w:rsidR="00000000" w:rsidDel="00000000" w:rsidP="00000000" w:rsidRDefault="00000000" w:rsidRPr="00000000" w14:paraId="000000AF">
      <w:pPr>
        <w:spacing w:after="120" w:line="276" w:lineRule="auto"/>
        <w:rPr/>
      </w:pPr>
      <w:r>
        <w:rPr>
          <w:color w:val="1a1613"/>
          <w:highlight w:val="green"/>
          <w:rtl w:val="0"/>
        </w:rPr>
        <w:t xml:space="preserve">ISO 19650-1:2018. Organization and digitization of information about buildings and civil engineering works, including building information modelling (BIM) — Information management using building information modelling — Part 1: Concepts and principles. International Organization for Standardization.</w:t>
      </w:r>
    </w:p>
    <w:p w:rsidR="00000000" w:rsidDel="00000000" w:rsidP="00000000" w:rsidRDefault="00000000" w:rsidRPr="00000000" w14:paraId="000000AF">
      <w:pPr>
        <w:spacing w:after="120" w:line="276" w:lineRule="auto"/>
        <w:rPr/>
      </w:pPr>
      <w:r>
        <w:rPr>
          <w:color w:val="1a1613"/>
          <w:rtl w:val="0"/>
        </w:rPr>
        <w:t xml:space="preserve">Lewis, P., Perez, E., Piktus, A. et al. (2020). Retrieval-Augmented Generation for Knowledge-Intensive NLP Tasks. Advances in Neural Information Processing Systems (NeurIPS), 33. arXiv:2005.11401.</w:t>
      </w:r>
    </w:p>
    <w:p w:rsidR="00000000" w:rsidDel="00000000" w:rsidP="00000000" w:rsidRDefault="00000000" w:rsidRPr="00000000" w14:paraId="000000AF">
      <w:pPr>
        <w:spacing w:after="120" w:line="276" w:lineRule="auto"/>
        <w:rPr/>
      </w:pPr>
      <w:r>
        <w:rPr>
          <w:color w:val="1a1613"/>
          <w:rtl w:val="0"/>
        </w:rPr>
        <w:t xml:space="preserve">Love, </w:t>
      </w:r>
      <w:del w:id="11336" w:author="CastorIQ V3 rebuild" w:date="2026-09-16T17:36:25Z">
        <w:r>
          <w:rPr>
            <w:color w:val="1a1613"/>
            <w:rtl w:val="0"/>
          </w:rPr>
          <w:delText xml:space="preserve">P.E.D., Irani, Z. </w:delText>
        </w:r>
      </w:del>
      <w:ins w:id="11337" w:author="CastorIQ V3 rebuild" w:date="2026-09-16T17:36:25Z">
        <w:r>
          <w:rPr>
            <w:color w:val="1a1613"/>
            <w:rtl w:val="0"/>
          </w:rPr>
          <w:t xml:space="preserve">P.E.D. </w:t>
        </w:r>
      </w:ins>
      <w:r>
        <w:rPr>
          <w:color w:val="1a1613"/>
          <w:rtl w:val="0"/>
        </w:rPr>
        <w:t xml:space="preserve">and </w:t>
      </w:r>
      <w:del w:id="11338" w:author="CastorIQ V3 rebuild" w:date="2026-09-16T17:36:25Z">
        <w:r>
          <w:rPr>
            <w:color w:val="1a1613"/>
            <w:rtl w:val="0"/>
          </w:rPr>
          <w:delText xml:space="preserve">Edwards, D.J. </w:delText>
        </w:r>
      </w:del>
      <w:ins w:id="11339" w:author="CastorIQ V3 rebuild" w:date="2026-09-16T17:36:25Z">
        <w:r>
          <w:rPr>
            <w:color w:val="1a1613"/>
            <w:rtl w:val="0"/>
          </w:rPr>
          <w:t xml:space="preserve">Li, H. </w:t>
        </w:r>
      </w:ins>
      <w:r>
        <w:rPr>
          <w:color w:val="1a1613"/>
          <w:rtl w:val="0"/>
        </w:rPr>
        <w:t xml:space="preserve">(2000). Quantifying the causes and costs of rework in construction. Construction Management and Economics, 18(4), 479–490.</w:t>
      </w:r>
    </w:p>
    <w:p w:rsidR="00000000" w:rsidDel="00000000" w:rsidP="00000000" w:rsidRDefault="00000000" w:rsidRPr="00000000" w14:paraId="000000AF">
      <w:pPr>
        <w:spacing w:after="120" w:line="276" w:lineRule="auto"/>
        <w:rPr/>
      </w:pPr>
      <w:del w:id="11340" w:author="CastorIQ V3 rebuild" w:date="2026-09-16T17:36:25Z">
        <w:r>
          <w:rPr>
            <w:color w:val="1a1613"/>
            <w:rtl w:val="0"/>
          </w:rPr>
          <w:delText xml:space="preserve">Ning, X., Zhang, Y. </w:delText>
        </w:r>
      </w:del>
      <w:ins w:id="11341" w:author="CastorIQ V3 rebuild" w:date="2026-09-16T17:36:25Z">
        <w:r>
          <w:rPr>
            <w:color w:val="1a1613"/>
            <w:rtl w:val="0"/>
          </w:rPr>
          <w:t xml:space="preserve">Nithyanantham, B.K., Sesterhenn, T., Nedungadi, A., Peral Garijo, S., Zenkner, J., Bartelt, C. </w:t>
        </w:r>
      </w:ins>
      <w:r>
        <w:rPr>
          <w:color w:val="1a1613"/>
          <w:rtl w:val="0"/>
        </w:rPr>
        <w:t xml:space="preserve">and </w:t>
      </w:r>
      <w:del w:id="11342" w:author="CastorIQ V3 rebuild" w:date="2026-09-16T17:36:25Z">
        <w:r>
          <w:rPr>
            <w:color w:val="1a1613"/>
            <w:rtl w:val="0"/>
          </w:rPr>
          <w:delText xml:space="preserve">Li, </w:delText>
        </w:r>
      </w:del>
      <w:ins w:id="11343" w:author="CastorIQ V3 rebuild" w:date="2026-09-16T17:36:25Z">
        <w:r>
          <w:rPr>
            <w:color w:val="1a1613"/>
            <w:rtl w:val="0"/>
          </w:rPr>
          <w:t xml:space="preserve">Lüdtke, </w:t>
        </w:r>
      </w:ins>
      <w:r>
        <w:rPr>
          <w:color w:val="1a1613"/>
          <w:rtl w:val="0"/>
        </w:rPr>
        <w:t xml:space="preserve">S. (2025). MCP4IFC: IFC-Based Building Design </w:t>
      </w:r>
      <w:del w:id="11344" w:author="CastorIQ V3 rebuild" w:date="2026-09-16T17:36:25Z">
        <w:r>
          <w:rPr>
            <w:color w:val="1a1613"/>
            <w:rtl w:val="0"/>
          </w:rPr>
          <w:delText xml:space="preserve">using </w:delText>
        </w:r>
      </w:del>
      <w:ins w:id="11345" w:author="CastorIQ V3 rebuild" w:date="2026-09-16T17:36:25Z">
        <w:r>
          <w:rPr>
            <w:color w:val="1a1613"/>
            <w:rtl w:val="0"/>
          </w:rPr>
          <w:t xml:space="preserve">Using </w:t>
        </w:r>
      </w:ins>
      <w:r>
        <w:rPr>
          <w:color w:val="1a1613"/>
          <w:rtl w:val="0"/>
        </w:rPr>
        <w:t xml:space="preserve">Large Language Models. arXiv:2511.05533.</w:t>
      </w:r>
    </w:p>
    <w:p w:rsidR="00000000" w:rsidDel="00000000" w:rsidP="00000000" w:rsidRDefault="00000000" w:rsidRPr="00000000" w14:paraId="000000AF">
      <w:pPr>
        <w:spacing w:after="120" w:line="276" w:lineRule="auto"/>
        <w:rPr/>
      </w:pPr>
      <w:r>
        <w:rPr>
          <w:color w:val="1a1613"/>
          <w:rtl w:val="0"/>
        </w:rPr>
        <w:t xml:space="preserve">Ouyang, L., </w:t>
      </w:r>
      <w:del w:id="11346" w:author="CastorIQ V3 rebuild" w:date="2026-09-16T17:36:25Z">
        <w:r>
          <w:rPr>
            <w:color w:val="1a1613"/>
            <w:rtl w:val="0"/>
          </w:rPr>
          <w:delText xml:space="preserve">Wang, B., Zhao, H. </w:delText>
        </w:r>
      </w:del>
      <w:ins w:id="11347" w:author="CastorIQ V3 rebuild" w:date="2026-09-16T17:36:25Z">
        <w:r>
          <w:rPr>
            <w:color w:val="1a1613"/>
            <w:rtl w:val="0"/>
          </w:rPr>
          <w:t xml:space="preserve">Qu, Y., Zhou, H., Zhu, J., Zhang, R. </w:t>
        </w:r>
      </w:ins>
      <w:r>
        <w:rPr>
          <w:color w:val="1a1613"/>
          <w:rtl w:val="0"/>
        </w:rPr>
        <w:t xml:space="preserve">et al. (2024). OmniDocBench: Benchmarking Diverse PDF Document Parsing with Comprehensive Annotations. arXiv:2412.07626.</w:t>
      </w:r>
    </w:p>
    <w:p w:rsidR="00000000" w:rsidDel="00000000" w:rsidP="00000000" w:rsidRDefault="00000000" w:rsidRPr="00000000" w14:paraId="000000B7">
      <w:pPr>
        <w:spacing w:after="120" w:line="276" w:lineRule="auto"/>
        <w:rPr>
          <w:del w:id="11350" w:author="CastorIQ V3 rebuild" w:date="2026-09-16T17:36:25Z"/>
        </w:rPr>
      </w:pPr>
      <w:del w:id="11348" w:author="CastorIQ V3 rebuild" w:date="2026-09-16T17:36:25Z">
        <w:r w:rsidDel="00000000" w:rsidR="00000000" w:rsidRPr="00000000">
          <w:rPr>
            <w:color w:val="1a1613"/>
            <w:rtl w:val="0"/>
          </w:rPr>
          <w:delText xml:space="preserve">Yao, S., Zhao, J., Yu, D. et al. (2022). ReAct: Synergizing Reasoning and Acting in Language Models. arXiv:2210.03629.</w:delText>
        </w:r>
      </w:del>
      <w:del w:id="11349" w:author="CastorIQ V3 rebuild" w:date="2026-09-16T17:36:25Z">
        <w:r w:rsidDel="00000000" w:rsidR="00000000" w:rsidRPr="00000000">
          <w:rPr>
            <w:rtl w:val="0"/>
          </w:rPr>
        </w:r>
      </w:del>
    </w:p>
    <w:p w:rsidR="00000000" w:rsidDel="00000000" w:rsidP="00000000" w:rsidRDefault="00000000" w:rsidRPr="00000000" w14:paraId="000000AF">
      <w:pPr>
        <w:spacing w:after="120" w:line="276" w:lineRule="auto"/>
        <w:rPr>
          <w:ins w:id="11352" w:author="CastorIQ V3 rebuild" w:date="2026-09-16T17:36:25Z"/>
        </w:rPr>
      </w:pPr>
      <w:ins w:id="11351" w:author="CastorIQ V3 rebuild" w:date="2026-09-16T17:36:25Z">
        <w:r>
          <w:rPr>
            <w:color w:val="1a1613"/>
            <w:rtl w:val="0"/>
          </w:rPr>
          <w:t xml:space="preserve">pgvector contributors (n.d.). pgvector: open-source vector similarity search for Postgres [software]. https://github.com/pgvector/pgvector (accessed 16 September 2026).</w:t>
        </w:r>
      </w:ins>
    </w:p>
    <w:p w:rsidR="00000000" w:rsidDel="00000000" w:rsidP="00000000" w:rsidRDefault="00000000" w:rsidRPr="00000000" w14:paraId="00000017">
      <w:pPr>
        <w:pStyle w:val="Heading1"/>
        <w:keepNext w:val="1"/>
        <w:spacing w:after="200" w:before="60" w:lineRule="auto"/>
        <w:rPr/>
      </w:pPr>
      <w:r>
        <w:rPr>
          <w:b w:val="1"/>
          <w:bCs w:val="1"/>
          <w:color w:val="1b3a6b"/>
          <w:sz w:val="36"/>
          <w:szCs w:val="36"/>
          <w:rtl w:val="0"/>
        </w:rPr>
        <w:t xml:space="preserve">Appendices</w:t>
      </w:r>
    </w:p>
    <w:p w:rsidR="00000000" w:rsidDel="00000000" w:rsidP="00000000" w:rsidRDefault="00000000" w:rsidRPr="00000000" w14:paraId="00000018">
      <w:pPr>
        <w:spacing w:after="120" w:line="276" w:lineRule="auto"/>
        <w:jc w:val="both"/>
        <w:rPr/>
      </w:pPr>
      <w:r>
        <w:rPr>
          <w:color w:val="1a1613"/>
          <w:rtl w:val="0"/>
        </w:rPr>
        <w:t xml:space="preserve">The appendices accompanying this memory are delivered as a separate companion </w:t>
      </w:r>
      <w:del w:id="11353" w:author="CastorIQ V3 rebuild" w:date="2026-09-16T17:36:25Z">
        <w:r>
          <w:rPr>
            <w:color w:val="1a1613"/>
            <w:rtl w:val="0"/>
          </w:rPr>
          <w:delText xml:space="preserve">document, </w:delText>
        </w:r>
      </w:del>
      <w:ins w:id="11354" w:author="CastorIQ V3 rebuild" w:date="2026-09-16T17:36:25Z">
        <w:r>
          <w:rPr>
            <w:color w:val="1a1613"/>
            <w:rtl w:val="0"/>
          </w:rPr>
          <w:t xml:space="preserve">document </w:t>
        </w:r>
      </w:ins>
      <w:r>
        <w:rPr>
          <w:color w:val="1a1613"/>
          <w:rtl w:val="0"/>
        </w:rPr>
        <w:t xml:space="preserve">and do not count toward the 5000-word limit. Appendix A: Data Model Reference (auto-generated Django model diagrams for the IFC domain, document ingestion, Ask, Modify and Conflicts, identity and access, Schedule, Facilities, and deployment and observability). Appendix </w:t>
      </w:r>
      <w:del w:id="11355" w:author="CastorIQ V3 rebuild" w:date="2026-09-16T17:36:25Z">
        <w:r>
          <w:rPr>
            <w:color w:val="1a1613"/>
            <w:rtl w:val="0"/>
          </w:rPr>
          <w:delText xml:space="preserve">B: Platform Screenshots Evidence Set (Ask, Modify, Conflicts, History, Explore, Schedule, and the seven Facilities sub-modules). Appendix C: Scheduling (4D/5D) Module Guide. Appendix </w:delText>
        </w:r>
      </w:del>
      <w:r>
        <w:rPr>
          <w:color w:val="1a1613"/>
          <w:rtl w:val="0"/>
        </w:rPr>
        <w:t xml:space="preserve">D: Facilities Module Operational </w:t>
      </w:r>
      <w:del w:id="11356" w:author="CastorIQ V3 rebuild" w:date="2026-09-16T17:36:25Z">
        <w:r>
          <w:rPr>
            <w:color w:val="1a1613"/>
            <w:rtl w:val="0"/>
          </w:rPr>
          <w:delText xml:space="preserve">Specification.</w:delText>
        </w:r>
      </w:del>
      <w:ins w:id="11357" w:author="CastorIQ V3 rebuild" w:date="2026-09-16T17:36:25Z">
        <w:r>
          <w:rPr>
            <w:color w:val="1a1613"/>
            <w:rtl w:val="0"/>
          </w:rPr>
          <w:t xml:space="preserve">Specification. Appendix E: Testing Log, the fourteen findings from testing the rewritten write path, with the row numbers cited in Section 5.4. The complete testing log, every evaluation record and every run artifact are in the repository at the tag </w:t>
        </w:r>
      </w:ins>
      <w:ins w:id="11358" w:author="CastorIQ V3 rebuild" w:date="2026-09-16T17:36:25Z">
        <w:r>
          <w:rPr>
            <w:rFonts w:ascii="Consolas" w:hAnsi="Consolas" w:cs="Consolas" w:eastAsia="Consolas"/>
            <w:color w:val="1a1613"/>
            <w:sz w:val="19"/>
            <w:szCs w:val="19"/>
            <w:rtl w:val="0"/>
          </w:rPr>
          <w:t xml:space="preserve">fmp-final</w:t>
        </w:r>
      </w:ins>
      <w:ins w:id="11359" w:author="CastorIQ V3 rebuild" w:date="2026-09-16T17:36:25Z">
        <w:r>
          <w:rPr>
            <w:color w:val="1a1613"/>
            <w:rtl w:val="0"/>
          </w:rPr>
          <w:t xml:space="preserve">.</w:t>
        </w:r>
      </w:ins>
    </w:p>
    <w:sectPr>
      <w:headerReference r:id="rId13" w:type="default"/>
      <w:footerReference r:id="rId14" w:type="default"/>
      <w:pgSz w:h="16838" w:w="11906" w:orient="portrait"/>
      <w:pgMar w:bottom="1440" w:top="1440" w:left="180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rlo cogni" w:id="0" w:date="2026-09-16T00:29:20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remove this part. We did not make the OCR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C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antari">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jc w:val="center"/>
      <w:rPr/>
    </w:pPr>
    <w:r w:rsidDel="00000000" w:rsidR="00000000" w:rsidRPr="00000000">
      <w:rPr>
        <w:rFonts w:ascii="Gantari" w:cs="Gantari" w:eastAsia="Gantari" w:hAnsi="Gantari"/>
        <w:color w:val="6b6560"/>
        <w:sz w:val="16"/>
        <w:szCs w:val="16"/>
        <w:rtl w:val="0"/>
      </w:rPr>
      <w:t xml:space="preserve">Page </w:t>
    </w:r>
    <w:r w:rsidDel="00000000" w:rsidR="00000000" w:rsidRPr="00000000">
      <w:rPr>
        <w:rFonts w:ascii="Gantari" w:cs="Gantari" w:eastAsia="Gantari" w:hAnsi="Gantari"/>
        <w:color w:val="6b6560"/>
        <w:sz w:val="16"/>
        <w:szCs w:val="16"/>
      </w:rPr>
      <w:fldChar w:fldCharType="begin"/>
      <w:instrText xml:space="preserve">PAGE</w:instrText>
      <w:fldChar w:fldCharType="separate"/>
      <w:fldChar w:fldCharType="end"/>
    </w:r>
    <w:r w:rsidDel="00000000" w:rsidR="00000000" w:rsidRPr="00000000">
      <w:rPr>
        <w:rFonts w:ascii="Gantari" w:cs="Gantari" w:eastAsia="Gantari" w:hAnsi="Gantari"/>
        <w:color w:val="6b6560"/>
        <w:sz w:val="16"/>
        <w:szCs w:val="16"/>
        <w:rtl w:val="0"/>
      </w:rPr>
      <w:t xml:space="preserve"> of </w:t>
    </w:r>
    <w:r w:rsidDel="00000000" w:rsidR="00000000" w:rsidRPr="00000000">
      <w:rPr>
        <w:rFonts w:ascii="Gantari" w:cs="Gantari" w:eastAsia="Gantari" w:hAnsi="Gantari"/>
        <w:color w:val="6b6560"/>
        <w:sz w:val="16"/>
        <w:szCs w:val="16"/>
      </w:rPr>
      <w:fldChar w:fldCharType="begin"/>
      <w:instrText xml:space="preserve">NUMPAGES</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A">
      <w:pPr>
        <w:rPr/>
      </w:pPr>
      <w:r w:rsidDel="00000000" w:rsidR="00000000" w:rsidRPr="00000000">
        <w:rPr>
          <w:rStyle w:val="FootnoteReference"/>
          <w:vertAlign w:val="superscript"/>
        </w:rPr>
        <w:footnoteRef/>
      </w:r>
      <w:r w:rsidDel="00000000" w:rsidR="00000000" w:rsidRPr="00000000">
        <w:rPr>
          <w:rFonts w:ascii="Gantari" w:cs="Gantari" w:eastAsia="Gantari" w:hAnsi="Gantari"/>
          <w:color w:val="1a1613"/>
          <w:sz w:val="18"/>
          <w:szCs w:val="18"/>
          <w:rtl w:val="0"/>
        </w:rPr>
        <w:t xml:space="preserve">Autodesk / FMI Corporation, Construction Disconnected: The High Cost of Poor Data and Miscommunication (2018).</w:t>
      </w:r>
      <w:r w:rsidDel="00000000" w:rsidR="00000000" w:rsidRPr="00000000">
        <w:rPr>
          <w:rtl w:val="0"/>
        </w:rPr>
      </w:r>
    </w:p>
  </w:footnote>
  <w:footnote w:id="1">
    <w:p w:rsidR="00000000" w:rsidDel="00000000" w:rsidP="00000000" w:rsidRDefault="00000000" w:rsidRPr="00000000" w14:paraId="000000BB">
      <w:pPr>
        <w:rPr/>
      </w:pPr>
      <w:r w:rsidDel="00000000" w:rsidR="00000000" w:rsidRPr="00000000">
        <w:rPr>
          <w:rStyle w:val="FootnoteReference"/>
          <w:vertAlign w:val="superscript"/>
        </w:rPr>
        <w:footnoteRef/>
      </w:r>
      <w:r w:rsidDel="00000000" w:rsidR="00000000" w:rsidRPr="00000000">
        <w:rPr>
          <w:rFonts w:ascii="Gantari" w:cs="Gantari" w:eastAsia="Gantari" w:hAnsi="Gantari"/>
          <w:color w:val="1a1613"/>
          <w:sz w:val="18"/>
          <w:szCs w:val="18"/>
          <w:rtl w:val="0"/>
        </w:rPr>
        <w:t xml:space="preserve">STEP Physical Format, ISO 10303-21, is the ASCII serialisation format used by IFC files. </w:t>
      </w:r>
      <w:r w:rsidDel="00000000" w:rsidR="00000000" w:rsidRPr="00000000">
        <w:rPr>
          <w:rtl w:val="0"/>
        </w:rPr>
      </w:r>
    </w:p>
  </w:footnote>
  <w:footnote w:id="2">
    <w:p w:rsidR="00000000" w:rsidDel="00000000" w:rsidP="00000000" w:rsidRDefault="00000000" w:rsidRPr="00000000" w14:paraId="000000BC">
      <w:pPr>
        <w:rPr/>
      </w:pPr>
      <w:r w:rsidDel="00000000" w:rsidR="00000000" w:rsidRPr="00000000">
        <w:rPr>
          <w:rStyle w:val="FootnoteReference"/>
          <w:vertAlign w:val="superscript"/>
        </w:rPr>
        <w:footnoteRef/>
      </w:r>
      <w:r w:rsidDel="00000000" w:rsidR="00000000" w:rsidRPr="00000000">
        <w:rPr>
          <w:rFonts w:ascii="Gantari" w:cs="Gantari" w:eastAsia="Gantari" w:hAnsi="Gantari"/>
          <w:color w:val="1a1613"/>
          <w:sz w:val="18"/>
          <w:szCs w:val="18"/>
          <w:rtl w:val="0"/>
        </w:rPr>
        <w:t xml:space="preserve">Round-trip verification commits: c2264d31, f3bfa8a, a46a6b5e.</w:t>
      </w:r>
      <w:r w:rsidDel="00000000" w:rsidR="00000000" w:rsidRPr="00000000">
        <w:rPr>
          <w:rtl w:val="0"/>
        </w:rPr>
      </w:r>
    </w:p>
  </w:footnote>
  <w:footnote w:id="3">
    <w:p w:rsidR="00000000" w:rsidDel="00000000" w:rsidP="00000000" w:rsidRDefault="00000000" w:rsidRPr="00000000" w14:paraId="000000BD">
      <w:pPr>
        <w:rPr/>
      </w:pPr>
      <w:r w:rsidDel="00000000" w:rsidR="00000000" w:rsidRPr="00000000">
        <w:rPr>
          <w:rStyle w:val="FootnoteReference"/>
          <w:vertAlign w:val="superscript"/>
        </w:rPr>
        <w:footnoteRef/>
      </w:r>
      <w:r w:rsidDel="00000000" w:rsidR="00000000" w:rsidRPr="00000000">
        <w:rPr>
          <w:rFonts w:ascii="Gantari" w:cs="Gantari" w:eastAsia="Gantari" w:hAnsi="Gantari"/>
          <w:color w:val="1a1613"/>
          <w:sz w:val="18"/>
          <w:szCs w:val="18"/>
          <w:rtl w:val="0"/>
        </w:rPr>
        <w:t xml:space="preserve">GLM-OCR's published figures, not measured on Castor: about 1.86 pages per second at single concurrency, and 94.62 on OmniDocBench V1.5 at release (docs/ocr-pipeline.md).</w:t>
      </w:r>
      <w:r w:rsidDel="00000000" w:rsidR="00000000" w:rsidRPr="00000000">
        <w:rPr>
          <w:rtl w:val="0"/>
        </w:rPr>
      </w:r>
    </w:p>
  </w:footnote>
  <w:footnote w:id="4">
    <w:p w:rsidR="00000000" w:rsidDel="00000000" w:rsidP="00000000" w:rsidRDefault="00000000" w:rsidRPr="00000000" w14:paraId="000000BE">
      <w:pPr>
        <w:rPr/>
      </w:pPr>
      <w:r w:rsidDel="00000000" w:rsidR="00000000" w:rsidRPr="00000000">
        <w:rPr>
          <w:rStyle w:val="FootnoteReference"/>
          <w:vertAlign w:val="superscript"/>
        </w:rPr>
        <w:footnoteRef/>
      </w:r>
      <w:r w:rsidDel="00000000" w:rsidR="00000000" w:rsidRPr="00000000">
        <w:rPr>
          <w:rFonts w:ascii="Gantari" w:cs="Gantari" w:eastAsia="Gantari" w:hAnsi="Gantari"/>
          <w:color w:val="1a1613"/>
          <w:sz w:val="18"/>
          <w:szCs w:val="18"/>
          <w:rtl w:val="0"/>
        </w:rPr>
        <w:t xml:space="preserve">A closely related calibration pattern has been validated in the schedule-audit subsystem, where the LLM review stage was recalibrated to accept "uncertain" as a valid verdict, reducing confirmed flags from 138 to 75 on an 8,766-task Primavera schedule with no false positives in the confirmed tier.</w:t>
      </w:r>
      <w:r w:rsidDel="00000000" w:rsidR="00000000" w:rsidRPr="00000000">
        <w:rPr>
          <w:rtl w:val="0"/>
        </w:rPr>
      </w:r>
    </w:p>
  </w:footnote>
  <w:footnote w:id="5">
    <w:p w:rsidR="00000000" w:rsidDel="00000000" w:rsidP="00000000" w:rsidRDefault="00000000" w:rsidRPr="00000000" w14:paraId="000000BF">
      <w:pPr>
        <w:rPr/>
      </w:pPr>
      <w:r w:rsidDel="00000000" w:rsidR="00000000" w:rsidRPr="00000000">
        <w:rPr>
          <w:rStyle w:val="FootnoteReference"/>
          <w:vertAlign w:val="superscript"/>
        </w:rPr>
        <w:footnoteRef/>
      </w:r>
      <w:r w:rsidDel="00000000" w:rsidR="00000000" w:rsidRPr="00000000">
        <w:rPr>
          <w:rFonts w:ascii="Gantari" w:cs="Gantari" w:eastAsia="Gantari" w:hAnsi="Gantari"/>
          <w:color w:val="1a1613"/>
          <w:sz w:val="18"/>
          <w:szCs w:val="18"/>
          <w:rtl w:val="0"/>
        </w:rPr>
        <w:t xml:space="preserve">Security test commit: f1cea365.</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pBdr>
        <w:bottom w:color="e8e4de" w:space="4" w:sz="4" w:val="single"/>
      </w:pBdr>
      <w:jc w:val="right"/>
      <w:rPr/>
    </w:pPr>
    <w:r w:rsidDel="00000000" w:rsidR="00000000" w:rsidRPr="00000000">
      <w:rPr>
        <w:rFonts w:ascii="Gantari" w:cs="Gantari" w:eastAsia="Gantari" w:hAnsi="Gantari"/>
        <w:b w:val="1"/>
        <w:bCs w:val="1"/>
        <w:color w:val="1b3a6b"/>
        <w:sz w:val="14"/>
        <w:szCs w:val="14"/>
        <w:rtl w:val="0"/>
      </w:rPr>
      <w:t xml:space="preserve">CASTORIQ · FINAL PROJECT MEMORY · GROUP 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trackRevis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0" Type="http://schemas.openxmlformats.org/officeDocument/2006/relationships/image" Target="media/image1.png"/><Relationship Id="rId1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4"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 Id="rId15" Type="http://schemas.openxmlformats.org/officeDocument/2006/relationships/image" Target="media/image4.png"/><Relationship Id="rId16" Type="http://schemas.openxmlformats.org/officeDocument/2006/relationships/hyperlink" Target="https://github.com/CarloCogni/CastorIQ/tree/fmp-final/docs/evaluation" TargetMode="External"/><Relationship Id="rId17" Type="http://schemas.openxmlformats.org/officeDocument/2006/relationships/hyperlink" Target="https://github.com/CarloCogni/CastorIQ/tree/fmp-final/runs" TargetMode="External"/><Relationship Id="rId18" Type="http://schemas.openxmlformats.org/officeDocument/2006/relationships/hyperlink" Target="https://github.com/CarloCogni/CastorIQ/blob/fmp-final/docs/evaluation/2026-09-15-writeback-v3-bakeoff.md" TargetMode="External"/><Relationship Id="rId19" Type="http://schemas.openxmlformats.org/officeDocument/2006/relationships/hyperlink" Target="https://github.com/CarloCogni/CastorIQ/blob/fmp-final/docs/evaluation/2026-08-30-rav-benchmark.md" TargetMode="External"/><Relationship Id="rId20" Type="http://schemas.openxmlformats.org/officeDocument/2006/relationships/hyperlink" Target="https://github.com/CarloCogni/CastorIQ/blob/fmp-final/docs/evaluation/2026-09-15-rav-retrieval-fix.md" TargetMode="External"/><Relationship Id="rId21" Type="http://schemas.openxmlformats.org/officeDocument/2006/relationships/hyperlink" Target="https://github.com/CarloCogni/CastorIQ/blob/fmp-final/docs/evaluation/2026-09-15-ask-benchmark.md" TargetMode="External"/><Relationship Id="rId22" Type="http://schemas.openxmlformats.org/officeDocument/2006/relationships/hyperlink" Target="https://github.com/CarloCogni/CastorIQ/blob/fmp-final/docs/evaluation/2026-08-05-writeback-nl-benchmark.md" TargetMode="External"/><Relationship Id="rId23" Type="http://schemas.openxmlformats.org/officeDocument/2006/relationships/hyperlink" Target="https://github.com/CarloCogni/CastorIQ/blob/fmp-final/docs/evaluation/2026-09-16-expert-testing-v3.md" TargetMode="External"/><Relationship Id="rId24" Type="http://schemas.openxmlformats.org/officeDocument/2006/relationships/hyperlink" Target="https://github.com/CarloCogni/CastorIQ/tree/fmp-final/docs/evaluation/testing-log" TargetMode="External"/><Relationship Id="rId25" Type="http://schemas.openxmlformats.org/officeDocument/2006/relationships/image" Target="media/image5.png"/><Relationship Id="rId11" Type="http://schemas.openxmlformats.org/officeDocument/2006/relationships/image" Target="media/image3.png"/><Relationship Id="rId12"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antari-regular.ttf"/><Relationship Id="rId2" Type="http://schemas.openxmlformats.org/officeDocument/2006/relationships/font" Target="fonts/Gantari-bold.ttf"/><Relationship Id="rId3" Type="http://schemas.openxmlformats.org/officeDocument/2006/relationships/font" Target="fonts/Gantari-italic.ttf"/><Relationship Id="rId4" Type="http://schemas.openxmlformats.org/officeDocument/2006/relationships/font" Target="fonts/Gantari-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Ny5KzwcfMZgT4cOm29lh8CyjVA==">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2026-09-04T16:44:00Z</dcterms:created>
  <dc:creator>CastorIQ Group 4</dc:creator>
</cp:coreProperties>
</file>